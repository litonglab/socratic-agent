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960A6">
      <w:pPr>
        <w:pStyle w:val="2"/>
        <w:ind w:firstLine="720" w:firstLineChars="0"/>
        <w:rPr>
          <w:rFonts w:hint="eastAsia"/>
        </w:rPr>
      </w:pPr>
      <w:r>
        <w:rPr>
          <w:rFonts w:hint="eastAsia"/>
        </w:rPr>
        <w:t>第一章：入门基础与实验环境</w:t>
      </w:r>
    </w:p>
    <w:p w14:paraId="687A69A7">
      <w:pPr>
        <w:pStyle w:val="7"/>
      </w:pPr>
      <w:r>
        <w:t>实验</w:t>
      </w:r>
      <w:r>
        <w:rPr>
          <w:rFonts w:hint="eastAsia"/>
        </w:rPr>
        <w:t>3</w:t>
      </w:r>
      <w:r>
        <w:t>：网络设备基本配置</w:t>
      </w:r>
    </w:p>
    <w:p w14:paraId="2F230191">
      <w:pPr>
        <w:rPr>
          <w:rFonts w:hint="eastAsia"/>
          <w:b/>
          <w:bCs/>
        </w:rPr>
      </w:pPr>
    </w:p>
    <w:p w14:paraId="49ADF706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 xml:space="preserve">3.1 </w:t>
      </w:r>
      <w:r>
        <w:rPr>
          <w:b/>
          <w:bCs/>
          <w:sz w:val="32"/>
          <w:szCs w:val="40"/>
        </w:rPr>
        <w:t>问题的提出</w:t>
      </w:r>
    </w:p>
    <w:p w14:paraId="2F8B63C2">
      <w:pPr>
        <w:rPr>
          <w:rFonts w:ascii="宋体" w:hAnsi="宋体" w:cs="宋体"/>
          <w:sz w:val="24"/>
        </w:rPr>
      </w:pPr>
    </w:p>
    <w:p w14:paraId="63E968C6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t>某单位已完成综合布线，并购入网络设备，包括交换机和路由器，现需要对网络设备进行初始配置。此外，为了便于配置和管理网络设备，还购置了网络设备控制器，因此还可以通过网络设备控制器来进行配置。</w:t>
      </w:r>
    </w:p>
    <w:p w14:paraId="2D14D0EF">
      <w:pPr>
        <w:rPr>
          <w:rFonts w:ascii="宋体" w:hAnsi="宋体" w:cs="宋体"/>
          <w:sz w:val="18"/>
          <w:szCs w:val="18"/>
        </w:rPr>
      </w:pPr>
    </w:p>
    <w:p w14:paraId="591051F1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 xml:space="preserve">3.2 </w:t>
      </w:r>
      <w:r>
        <w:rPr>
          <w:b/>
          <w:bCs/>
          <w:sz w:val="32"/>
          <w:szCs w:val="40"/>
        </w:rPr>
        <w:t>实验 3-1 交换机基本配置</w:t>
      </w:r>
    </w:p>
    <w:p w14:paraId="44EB725D">
      <w:pPr>
        <w:rPr>
          <w:rFonts w:hint="eastAsia" w:ascii="宋体" w:hAnsi="宋体" w:cs="宋体"/>
          <w:sz w:val="18"/>
          <w:szCs w:val="18"/>
        </w:rPr>
      </w:pPr>
    </w:p>
    <w:p w14:paraId="046DA555">
      <w:pPr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 xml:space="preserve">3.2.1.实验内容 </w:t>
      </w:r>
    </w:p>
    <w:p w14:paraId="76937E0E">
      <w:pPr>
        <w:rPr>
          <w:rFonts w:hint="eastAsia"/>
          <w:sz w:val="28"/>
          <w:szCs w:val="28"/>
        </w:rPr>
      </w:pPr>
    </w:p>
    <w:p w14:paraId="3311DAB6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通过 </w:t>
      </w:r>
      <w:r>
        <w:rPr>
          <w:rFonts w:ascii="宋体" w:hAnsi="宋体"/>
          <w:sz w:val="24"/>
        </w:rPr>
        <w:t xml:space="preserve">console </w:t>
      </w:r>
      <w:r>
        <w:rPr>
          <w:rFonts w:ascii="宋体" w:hAnsi="宋体" w:cs="宋体"/>
          <w:sz w:val="24"/>
        </w:rPr>
        <w:t xml:space="preserve">口和以太网 </w:t>
      </w:r>
      <w:r>
        <w:rPr>
          <w:rFonts w:ascii="宋体" w:hAnsi="宋体"/>
          <w:sz w:val="24"/>
        </w:rPr>
        <w:t xml:space="preserve">Telnet </w:t>
      </w:r>
      <w:r>
        <w:rPr>
          <w:rFonts w:ascii="宋体" w:hAnsi="宋体" w:cs="宋体"/>
          <w:sz w:val="24"/>
        </w:rPr>
        <w:t>的方式配置交换机。</w:t>
      </w:r>
    </w:p>
    <w:p w14:paraId="5737E4EC">
      <w:pPr>
        <w:rPr>
          <w:rFonts w:hint="eastAsia" w:ascii="宋体" w:hAnsi="宋体" w:cs="宋体"/>
          <w:sz w:val="24"/>
        </w:rPr>
      </w:pPr>
    </w:p>
    <w:p w14:paraId="09038267"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</w:t>
      </w:r>
      <w:r>
        <w:rPr>
          <w:rFonts w:ascii="黑体" w:hAnsi="黑体" w:eastAsia="黑体"/>
          <w:sz w:val="28"/>
          <w:szCs w:val="28"/>
        </w:rPr>
        <w:t xml:space="preserve">2.2.实验目的 </w:t>
      </w:r>
    </w:p>
    <w:p w14:paraId="7B535578">
      <w:pPr>
        <w:rPr>
          <w:rFonts w:hint="eastAsia"/>
          <w:sz w:val="18"/>
          <w:szCs w:val="18"/>
        </w:rPr>
      </w:pPr>
    </w:p>
    <w:p w14:paraId="1FECF14E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学会多种配置交换机的基本方法，包括通过交换机 console 口配置设备和以太网 Telnet 方式配置设备；掌握交换机的基本配置命令</w:t>
      </w:r>
      <w:r>
        <w:rPr>
          <w:rFonts w:hint="eastAsia" w:ascii="宋体" w:hAnsi="宋体" w:cs="宋体"/>
          <w:sz w:val="24"/>
        </w:rPr>
        <w:t>。</w:t>
      </w:r>
    </w:p>
    <w:p w14:paraId="5502535F">
      <w:pPr>
        <w:rPr>
          <w:rFonts w:ascii="宋体" w:hAnsi="宋体" w:cs="宋体"/>
          <w:sz w:val="24"/>
        </w:rPr>
      </w:pPr>
    </w:p>
    <w:p w14:paraId="39A00C12"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</w:t>
      </w:r>
      <w:r>
        <w:rPr>
          <w:rFonts w:ascii="黑体" w:hAnsi="黑体" w:eastAsia="黑体"/>
          <w:sz w:val="28"/>
          <w:szCs w:val="28"/>
        </w:rPr>
        <w:t>2.3.实验拓扑图</w:t>
      </w:r>
    </w:p>
    <w:p w14:paraId="4A8440F9">
      <w:pPr>
        <w:rPr>
          <w:sz w:val="28"/>
          <w:szCs w:val="28"/>
        </w:rPr>
      </w:pPr>
    </w:p>
    <w:p w14:paraId="7BEE884F">
      <w:pPr>
        <w:rPr>
          <w:sz w:val="28"/>
          <w:szCs w:val="28"/>
        </w:rPr>
      </w:pPr>
      <w:r>
        <w:drawing>
          <wp:inline distT="0" distB="0" distL="114300" distR="114300">
            <wp:extent cx="5274945" cy="2150110"/>
            <wp:effectExtent l="0" t="0" r="8255" b="8890"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B004">
      <w:pPr>
        <w:rPr>
          <w:rFonts w:hint="eastAsia"/>
          <w:sz w:val="28"/>
          <w:szCs w:val="28"/>
        </w:rPr>
      </w:pPr>
    </w:p>
    <w:p w14:paraId="7F7F86CE"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</w:t>
      </w:r>
      <w:r>
        <w:rPr>
          <w:rFonts w:ascii="黑体" w:hAnsi="黑体" w:eastAsia="黑体"/>
          <w:sz w:val="28"/>
          <w:szCs w:val="28"/>
        </w:rPr>
        <w:t xml:space="preserve">2.4.实验设备 </w:t>
      </w:r>
    </w:p>
    <w:p w14:paraId="3F0473DC">
      <w:pPr>
        <w:rPr>
          <w:sz w:val="28"/>
          <w:szCs w:val="28"/>
        </w:rPr>
      </w:pPr>
    </w:p>
    <w:p w14:paraId="1F5EE08E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一台有以太网接口和 COM 口的 PC，一台 3 层交换机。</w:t>
      </w:r>
    </w:p>
    <w:p w14:paraId="5932700B">
      <w:pPr>
        <w:rPr>
          <w:rFonts w:ascii="宋体" w:hAnsi="宋体" w:cs="宋体"/>
          <w:sz w:val="24"/>
        </w:rPr>
      </w:pPr>
    </w:p>
    <w:p w14:paraId="22261735">
      <w:p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</w:t>
      </w:r>
      <w:r>
        <w:rPr>
          <w:rFonts w:ascii="黑体" w:hAnsi="黑体" w:eastAsia="黑体"/>
          <w:sz w:val="28"/>
          <w:szCs w:val="28"/>
        </w:rPr>
        <w:t xml:space="preserve">2.5.实验步骤 </w:t>
      </w:r>
    </w:p>
    <w:p w14:paraId="397AABC7">
      <w:pPr>
        <w:rPr>
          <w:sz w:val="18"/>
          <w:szCs w:val="18"/>
        </w:rPr>
      </w:pPr>
    </w:p>
    <w:p w14:paraId="29762A8F">
      <w:pPr>
        <w:rPr>
          <w:rFonts w:hint="eastAsia" w:ascii="宋体" w:hAnsi="宋体" w:cs="宋体"/>
          <w:bCs/>
          <w:sz w:val="24"/>
        </w:rPr>
      </w:pPr>
      <w:r>
        <w:rPr>
          <w:bCs/>
          <w:sz w:val="24"/>
        </w:rPr>
        <w:t>1</w:t>
      </w:r>
      <w:r>
        <w:rPr>
          <w:rFonts w:ascii="宋体" w:hAnsi="宋体" w:cs="宋体"/>
          <w:bCs/>
          <w:sz w:val="24"/>
        </w:rPr>
        <w:t xml:space="preserve">）通过 </w:t>
      </w:r>
      <w:r>
        <w:rPr>
          <w:bCs/>
          <w:sz w:val="24"/>
        </w:rPr>
        <w:t xml:space="preserve">Console </w:t>
      </w:r>
      <w:r>
        <w:rPr>
          <w:rFonts w:ascii="宋体" w:hAnsi="宋体" w:cs="宋体"/>
          <w:bCs/>
          <w:sz w:val="24"/>
        </w:rPr>
        <w:t>口搭建</w:t>
      </w:r>
      <w:r>
        <w:rPr>
          <w:rFonts w:hint="eastAsia" w:ascii="宋体" w:hAnsi="宋体" w:cs="宋体"/>
          <w:bCs/>
          <w:sz w:val="24"/>
        </w:rPr>
        <w:t>，使PC机与3层交换机相连接</w:t>
      </w:r>
    </w:p>
    <w:p w14:paraId="31448161">
      <w:pPr>
        <w:rPr>
          <w:rFonts w:ascii="宋体" w:hAnsi="宋体" w:cs="宋体"/>
          <w:sz w:val="18"/>
          <w:szCs w:val="18"/>
        </w:rPr>
      </w:pPr>
    </w:p>
    <w:p w14:paraId="469ED481">
      <w:pPr>
        <w:ind w:firstLine="480" w:firstLineChars="200"/>
        <w:rPr>
          <w:sz w:val="24"/>
        </w:rPr>
      </w:pPr>
      <w:r>
        <w:rPr>
          <w:rFonts w:hint="eastAsia" w:ascii="宋体" w:hAnsi="宋体" w:cs="宋体"/>
          <w:sz w:val="24"/>
        </w:rPr>
        <w:t>按照实验拓扑图，</w:t>
      </w:r>
      <w:r>
        <w:rPr>
          <w:rFonts w:ascii="宋体" w:hAnsi="宋体" w:cs="宋体"/>
          <w:b/>
          <w:bCs/>
          <w:sz w:val="24"/>
        </w:rPr>
        <w:t xml:space="preserve">用电缆将 </w:t>
      </w:r>
      <w:r>
        <w:rPr>
          <w:b/>
          <w:bCs/>
          <w:sz w:val="24"/>
        </w:rPr>
        <w:t xml:space="preserve">PC </w:t>
      </w:r>
      <w:r>
        <w:rPr>
          <w:rFonts w:ascii="宋体" w:hAnsi="宋体" w:cs="宋体"/>
          <w:b/>
          <w:bCs/>
          <w:sz w:val="24"/>
        </w:rPr>
        <w:t xml:space="preserve">的 </w:t>
      </w:r>
      <w:r>
        <w:rPr>
          <w:b/>
          <w:bCs/>
          <w:sz w:val="24"/>
        </w:rPr>
        <w:t>C</w:t>
      </w:r>
      <w:r>
        <w:rPr>
          <w:rFonts w:hint="eastAsia"/>
          <w:b/>
          <w:bCs/>
          <w:sz w:val="24"/>
        </w:rPr>
        <w:t>OM</w:t>
      </w:r>
      <w:r>
        <w:rPr>
          <w:b/>
          <w:bCs/>
          <w:sz w:val="24"/>
        </w:rPr>
        <w:t xml:space="preserve"> </w:t>
      </w:r>
      <w:r>
        <w:rPr>
          <w:rFonts w:ascii="宋体" w:hAnsi="宋体" w:cs="宋体"/>
          <w:b/>
          <w:bCs/>
          <w:sz w:val="24"/>
        </w:rPr>
        <w:t>口（</w:t>
      </w:r>
      <w:r>
        <w:rPr>
          <w:b/>
          <w:bCs/>
          <w:sz w:val="24"/>
        </w:rPr>
        <w:t xml:space="preserve">RS232 </w:t>
      </w:r>
      <w:r>
        <w:rPr>
          <w:rFonts w:ascii="宋体" w:hAnsi="宋体" w:cs="宋体"/>
          <w:b/>
          <w:bCs/>
          <w:sz w:val="24"/>
        </w:rPr>
        <w:t>串口）与交换机的</w:t>
      </w:r>
      <w:r>
        <w:rPr>
          <w:b/>
          <w:bCs/>
          <w:sz w:val="24"/>
        </w:rPr>
        <w:t>Console</w:t>
      </w:r>
      <w:r>
        <w:rPr>
          <w:rFonts w:ascii="宋体" w:hAnsi="宋体" w:cs="宋体"/>
          <w:b/>
          <w:bCs/>
          <w:sz w:val="24"/>
        </w:rPr>
        <w:t>口连接。</w:t>
      </w:r>
    </w:p>
    <w:p w14:paraId="5C7FABE8">
      <w:pPr>
        <w:rPr>
          <w:rFonts w:ascii="宋体" w:hAnsi="宋体" w:cs="宋体"/>
          <w:sz w:val="18"/>
          <w:szCs w:val="18"/>
        </w:rPr>
      </w:pPr>
    </w:p>
    <w:p w14:paraId="59166099">
      <w:pPr>
        <w:ind w:firstLine="480" w:firstLineChars="200"/>
        <w:rPr>
          <w:ins w:id="0" w:author="宁泰来" w:date="2025-03-05T16:55:00Z"/>
          <w:rFonts w:hint="eastAsia" w:ascii="宋体" w:hAnsi="宋体" w:cs="宋体"/>
          <w:strike/>
          <w:sz w:val="24"/>
        </w:rPr>
      </w:pPr>
      <w:commentRangeStart w:id="0"/>
      <w:r>
        <w:rPr>
          <w:rFonts w:ascii="宋体" w:hAnsi="宋体" w:cs="宋体"/>
          <w:strike/>
          <w:sz w:val="24"/>
          <w:rPrChange w:id="1" w:author="宁泰来" w:date="2025-03-05T16:55:00Z">
            <w:rPr>
              <w:rFonts w:ascii="宋体" w:hAnsi="宋体" w:cs="宋体"/>
              <w:sz w:val="24"/>
            </w:rPr>
          </w:rPrChange>
        </w:rPr>
        <w:t>然后</w:t>
      </w:r>
      <w:r>
        <w:rPr>
          <w:rFonts w:hint="eastAsia" w:ascii="宋体" w:hAnsi="宋体" w:cs="宋体"/>
          <w:strike/>
          <w:sz w:val="24"/>
          <w:rPrChange w:id="2" w:author="宁泰来" w:date="2025-03-05T16:55:00Z">
            <w:rPr>
              <w:rFonts w:hint="eastAsia" w:ascii="宋体" w:hAnsi="宋体" w:cs="宋体"/>
              <w:sz w:val="24"/>
            </w:rPr>
          </w:rPrChange>
        </w:rPr>
        <w:t>计</w:t>
      </w:r>
      <w:r>
        <w:rPr>
          <w:rFonts w:ascii="宋体" w:hAnsi="宋体" w:cs="宋体"/>
          <w:strike/>
          <w:sz w:val="24"/>
          <w:rPrChange w:id="3" w:author="宁泰来" w:date="2025-03-05T16:55:00Z">
            <w:rPr>
              <w:rFonts w:ascii="宋体" w:hAnsi="宋体" w:cs="宋体"/>
              <w:sz w:val="24"/>
            </w:rPr>
          </w:rPrChange>
        </w:rPr>
        <w:t>算机上运行</w:t>
      </w:r>
      <w:r>
        <w:rPr>
          <w:rFonts w:hint="eastAsia" w:ascii="宋体" w:hAnsi="宋体" w:cs="宋体"/>
          <w:strike/>
          <w:sz w:val="24"/>
          <w:rPrChange w:id="4" w:author="宁泰来" w:date="2025-03-05T16:55:00Z">
            <w:rPr>
              <w:rFonts w:hint="eastAsia" w:ascii="宋体" w:hAnsi="宋体" w:cs="宋体"/>
              <w:sz w:val="24"/>
            </w:rPr>
          </w:rPrChange>
        </w:rPr>
        <w:t>超级</w:t>
      </w:r>
      <w:r>
        <w:rPr>
          <w:rFonts w:ascii="宋体" w:hAnsi="宋体" w:cs="宋体"/>
          <w:strike/>
          <w:sz w:val="24"/>
          <w:rPrChange w:id="5" w:author="宁泰来" w:date="2025-03-05T16:55:00Z">
            <w:rPr>
              <w:rFonts w:ascii="宋体" w:hAnsi="宋体" w:cs="宋体"/>
              <w:sz w:val="24"/>
            </w:rPr>
          </w:rPrChange>
        </w:rPr>
        <w:t>终端</w:t>
      </w:r>
      <w:r>
        <w:rPr>
          <w:rFonts w:hint="eastAsia" w:ascii="宋体" w:hAnsi="宋体" w:cs="宋体"/>
          <w:strike/>
          <w:sz w:val="24"/>
          <w:rPrChange w:id="6" w:author="宁泰来" w:date="2025-03-05T16:55:00Z">
            <w:rPr>
              <w:rFonts w:hint="eastAsia" w:ascii="宋体" w:hAnsi="宋体" w:cs="宋体"/>
              <w:sz w:val="24"/>
            </w:rPr>
          </w:rPrChange>
        </w:rPr>
        <w:t>（点击左下角任务栏C</w:t>
      </w:r>
      <w:r>
        <w:rPr>
          <w:rFonts w:ascii="宋体" w:hAnsi="宋体" w:cs="宋体"/>
          <w:strike/>
          <w:sz w:val="24"/>
          <w:rPrChange w:id="7" w:author="宁泰来" w:date="2025-03-05T16:55:00Z">
            <w:rPr>
              <w:rFonts w:ascii="宋体" w:hAnsi="宋体" w:cs="宋体"/>
              <w:sz w:val="24"/>
            </w:rPr>
          </w:rPrChange>
        </w:rPr>
        <w:t>ontana</w:t>
      </w:r>
      <w:r>
        <w:rPr>
          <w:rFonts w:hint="eastAsia" w:ascii="宋体" w:hAnsi="宋体" w:cs="宋体"/>
          <w:strike/>
          <w:sz w:val="24"/>
          <w:rPrChange w:id="8" w:author="宁泰来" w:date="2025-03-05T16:55:00Z">
            <w:rPr>
              <w:rFonts w:hint="eastAsia" w:ascii="宋体" w:hAnsi="宋体" w:cs="宋体"/>
              <w:sz w:val="24"/>
            </w:rPr>
          </w:rPrChange>
        </w:rPr>
        <w:t>，搜索h</w:t>
      </w:r>
      <w:r>
        <w:rPr>
          <w:rFonts w:ascii="宋体" w:hAnsi="宋体" w:cs="宋体"/>
          <w:strike/>
          <w:sz w:val="24"/>
          <w:rPrChange w:id="9" w:author="宁泰来" w:date="2025-03-05T16:55:00Z">
            <w:rPr>
              <w:rFonts w:ascii="宋体" w:hAnsi="宋体" w:cs="宋体"/>
              <w:sz w:val="24"/>
            </w:rPr>
          </w:rPrChange>
        </w:rPr>
        <w:t>ypertrm</w:t>
      </w:r>
      <w:r>
        <w:rPr>
          <w:rFonts w:hint="eastAsia" w:ascii="宋体" w:hAnsi="宋体" w:cs="宋体"/>
          <w:strike/>
          <w:sz w:val="24"/>
          <w:rPrChange w:id="10" w:author="宁泰来" w:date="2025-03-05T16:55:00Z">
            <w:rPr>
              <w:rFonts w:hint="eastAsia" w:ascii="宋体" w:hAnsi="宋体" w:cs="宋体"/>
              <w:sz w:val="24"/>
            </w:rPr>
          </w:rPrChange>
        </w:rPr>
        <w:t>）。</w:t>
      </w:r>
    </w:p>
    <w:commentRangeEnd w:id="0"/>
    <w:p w14:paraId="2901AC71">
      <w:pPr>
        <w:ind w:firstLine="420" w:firstLineChars="200"/>
        <w:rPr>
          <w:rFonts w:ascii="宋体" w:hAnsi="宋体" w:cs="宋体"/>
          <w:strike/>
          <w:sz w:val="24"/>
          <w:rPrChange w:id="11" w:author="宁泰来" w:date="2025-03-05T16:55:00Z">
            <w:rPr>
              <w:rFonts w:ascii="宋体" w:hAnsi="宋体" w:cs="宋体"/>
              <w:sz w:val="24"/>
            </w:rPr>
          </w:rPrChange>
        </w:rPr>
      </w:pPr>
      <w:r>
        <w:rPr>
          <w:strike/>
          <w:rPrChange w:id="12" w:author="宁泰来" w:date="2025-03-05T16:55:00Z">
            <w:rPr/>
          </w:rPrChange>
        </w:rPr>
        <w:commentReference w:id="0"/>
      </w:r>
      <w:ins w:id="13" w:author="宁泰来" w:date="2025-03-05T16:55:00Z">
        <w:r>
          <w:rPr>
            <w:rFonts w:hint="eastAsia" w:ascii="宋体" w:hAnsi="宋体" w:cs="宋体"/>
            <w:strike/>
            <w:sz w:val="24"/>
            <w:lang w:eastAsia="zh"/>
          </w:rPr>
          <w:t>在C</w:t>
        </w:r>
      </w:ins>
      <w:ins w:id="14" w:author="宁泰来" w:date="2025-03-05T16:56:00Z">
        <w:r>
          <w:rPr>
            <w:rFonts w:hint="eastAsia" w:ascii="宋体" w:hAnsi="宋体" w:cs="宋体"/>
            <w:sz w:val="24"/>
            <w:lang w:eastAsia="zh"/>
          </w:rPr>
          <w:t>:/</w:t>
        </w:r>
      </w:ins>
      <w:ins w:id="15" w:author="宁泰来" w:date="2025-03-05T16:55:00Z">
        <w:r>
          <w:rPr>
            <w:rFonts w:hint="eastAsia" w:ascii="宋体" w:hAnsi="宋体" w:cs="宋体"/>
            <w:strike/>
            <w:sz w:val="24"/>
            <w:lang w:eastAsia="zh"/>
          </w:rPr>
          <w:t>超级终端汉化版4.0.5</w:t>
        </w:r>
      </w:ins>
      <w:ins w:id="16" w:author="宁泰来" w:date="2025-03-05T16:56:00Z">
        <w:r>
          <w:rPr>
            <w:rFonts w:hint="eastAsia" w:ascii="宋体" w:hAnsi="宋体" w:cs="宋体"/>
            <w:sz w:val="24"/>
            <w:lang w:eastAsia="zh"/>
          </w:rPr>
          <w:t>/超级终端_中文_Unicode/hypertrm.exe</w:t>
        </w:r>
      </w:ins>
      <w:ins w:id="17" w:author="宁泰来" w:date="2025-03-05T16:57:00Z">
        <w:r>
          <w:rPr>
            <w:rFonts w:hint="eastAsia" w:ascii="宋体" w:hAnsi="宋体" w:cs="宋体"/>
            <w:sz w:val="24"/>
            <w:lang w:eastAsia="zh"/>
          </w:rPr>
          <w:t>(下面图片删除)</w:t>
        </w:r>
      </w:ins>
    </w:p>
    <w:p w14:paraId="2185A978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3435350" cy="2819400"/>
            <wp:effectExtent l="0" t="0" r="19050" b="0"/>
            <wp:docPr id="74" name="图片 4" descr="dbfa6d7ec91b040fe8b2bb2a9544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" descr="dbfa6d7ec91b040fe8b2bb2a95448c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4746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填写信息后</w:t>
      </w:r>
      <w:r>
        <w:rPr>
          <w:rFonts w:hint="eastAsia" w:ascii="宋体" w:hAnsi="宋体" w:cs="宋体"/>
          <w:sz w:val="24"/>
        </w:rPr>
        <w:t>(</w:t>
      </w:r>
      <w:r>
        <w:rPr>
          <w:rFonts w:ascii="宋体" w:hAnsi="宋体" w:cs="宋体"/>
          <w:sz w:val="24"/>
        </w:rPr>
        <w:t>区号、名称随便填</w:t>
      </w:r>
      <w:r>
        <w:rPr>
          <w:rFonts w:hint="eastAsia" w:ascii="宋体" w:hAnsi="宋体" w:cs="宋体"/>
          <w:sz w:val="24"/>
        </w:rPr>
        <w:t>)，</w:t>
      </w:r>
      <w:r>
        <w:rPr>
          <w:rFonts w:ascii="宋体" w:hAnsi="宋体" w:cs="宋体"/>
          <w:b/>
          <w:bCs/>
          <w:sz w:val="24"/>
        </w:rPr>
        <w:t xml:space="preserve">新建连接使用 </w:t>
      </w:r>
      <w:r>
        <w:rPr>
          <w:b/>
          <w:bCs/>
          <w:sz w:val="24"/>
        </w:rPr>
        <w:t>COM1</w:t>
      </w:r>
      <w:r>
        <w:rPr>
          <w:rFonts w:ascii="宋体" w:hAnsi="宋体" w:cs="宋体"/>
          <w:sz w:val="24"/>
        </w:rPr>
        <w:t>，</w:t>
      </w:r>
      <w:r>
        <w:rPr>
          <w:rFonts w:hint="eastAsia" w:ascii="宋体" w:hAnsi="宋体" w:cs="宋体"/>
          <w:sz w:val="24"/>
        </w:rPr>
        <w:t>端口设置还原默认值（</w:t>
      </w:r>
      <w:r>
        <w:rPr>
          <w:rFonts w:ascii="宋体" w:hAnsi="宋体" w:cs="宋体"/>
          <w:sz w:val="24"/>
        </w:rPr>
        <w:t xml:space="preserve">设置终端通信参数为 </w:t>
      </w:r>
      <w:r>
        <w:rPr>
          <w:sz w:val="24"/>
        </w:rPr>
        <w:t>9600bps</w:t>
      </w:r>
      <w:r>
        <w:rPr>
          <w:rFonts w:ascii="宋体" w:hAnsi="宋体" w:cs="宋体"/>
          <w:sz w:val="24"/>
        </w:rPr>
        <w:t>、</w:t>
      </w:r>
      <w:r>
        <w:rPr>
          <w:sz w:val="24"/>
        </w:rPr>
        <w:t xml:space="preserve">8 </w:t>
      </w:r>
      <w:r>
        <w:rPr>
          <w:rFonts w:ascii="宋体" w:hAnsi="宋体" w:cs="宋体"/>
          <w:sz w:val="24"/>
        </w:rPr>
        <w:t>位数据位、</w:t>
      </w:r>
      <w:r>
        <w:rPr>
          <w:sz w:val="24"/>
        </w:rPr>
        <w:t>1</w:t>
      </w:r>
      <w:r>
        <w:rPr>
          <w:rFonts w:ascii="宋体" w:hAnsi="宋体" w:cs="宋体"/>
          <w:sz w:val="24"/>
        </w:rPr>
        <w:t>位停止位、无奇偶校验和</w:t>
      </w:r>
      <w:commentRangeStart w:id="1"/>
      <w:r>
        <w:rPr>
          <w:rFonts w:ascii="宋体" w:hAnsi="宋体" w:cs="宋体"/>
          <w:sz w:val="24"/>
        </w:rPr>
        <w:t>无流量控制</w:t>
      </w:r>
      <w:commentRangeEnd w:id="1"/>
      <w:r>
        <w:commentReference w:id="1"/>
      </w:r>
      <w:r>
        <w:rPr>
          <w:rFonts w:hint="eastAsia" w:ascii="宋体" w:hAnsi="宋体" w:cs="宋体"/>
          <w:sz w:val="24"/>
        </w:rPr>
        <w:t>）</w:t>
      </w:r>
      <w:r>
        <w:rPr>
          <w:rFonts w:ascii="宋体" w:hAnsi="宋体" w:cs="宋体"/>
          <w:sz w:val="24"/>
        </w:rPr>
        <w:t>。交换机上电自检，系统自动进行配置，自检结束后提示用户键入回车，直到出现命令行提示符（如</w:t>
      </w:r>
      <w:commentRangeStart w:id="2"/>
      <w:r>
        <w:rPr>
          <w:sz w:val="24"/>
        </w:rPr>
        <w:t>&lt;H3C&gt;</w:t>
      </w:r>
      <w:commentRangeEnd w:id="2"/>
      <w:r>
        <w:commentReference w:id="2"/>
      </w:r>
      <w:r>
        <w:rPr>
          <w:rFonts w:ascii="宋体" w:hAnsi="宋体" w:cs="宋体"/>
          <w:sz w:val="24"/>
        </w:rPr>
        <w:t>）。说明连接成功。</w:t>
      </w:r>
    </w:p>
    <w:p w14:paraId="17EB2E0B">
      <w:pPr>
        <w:rPr>
          <w:rFonts w:hint="eastAsia"/>
          <w:sz w:val="18"/>
          <w:szCs w:val="18"/>
        </w:rPr>
      </w:pPr>
    </w:p>
    <w:p w14:paraId="02F57552">
      <w:pPr>
        <w:rPr>
          <w:del w:id="18" w:author="沈逸尘" w:date="2025-03-05T18:52:00Z"/>
          <w:rFonts w:ascii="宋体" w:hAnsi="宋体" w:cs="宋体"/>
          <w:bCs/>
          <w:sz w:val="24"/>
        </w:rPr>
      </w:pPr>
      <w:r>
        <w:rPr>
          <w:bCs/>
          <w:sz w:val="24"/>
        </w:rPr>
        <w:t>2</w:t>
      </w:r>
      <w:r>
        <w:rPr>
          <w:rFonts w:ascii="宋体" w:hAnsi="宋体" w:cs="宋体"/>
          <w:bCs/>
          <w:sz w:val="24"/>
        </w:rPr>
        <w:t xml:space="preserve">）通过 </w:t>
      </w:r>
      <w:r>
        <w:rPr>
          <w:bCs/>
          <w:sz w:val="24"/>
        </w:rPr>
        <w:t xml:space="preserve">Telnet </w:t>
      </w:r>
      <w:r>
        <w:rPr>
          <w:rFonts w:ascii="宋体" w:hAnsi="宋体" w:cs="宋体"/>
          <w:bCs/>
          <w:sz w:val="24"/>
        </w:rPr>
        <w:t>搭建</w:t>
      </w:r>
      <w:r>
        <w:rPr>
          <w:rFonts w:hint="eastAsia" w:ascii="宋体" w:hAnsi="宋体" w:cs="宋体"/>
          <w:bCs/>
          <w:sz w:val="24"/>
        </w:rPr>
        <w:t>，对三层交换机进行配置</w:t>
      </w:r>
    </w:p>
    <w:p w14:paraId="485439D8">
      <w:pPr>
        <w:rPr>
          <w:del w:id="19" w:author="沈逸尘" w:date="2025-03-05T18:52:00Z"/>
          <w:rFonts w:ascii="宋体" w:hAnsi="宋体" w:cs="宋体"/>
          <w:sz w:val="18"/>
          <w:szCs w:val="18"/>
        </w:rPr>
      </w:pPr>
    </w:p>
    <w:p w14:paraId="567BACD0">
      <w:pPr>
        <w:ind w:firstLine="0" w:firstLineChars="0"/>
        <w:rPr>
          <w:rFonts w:hint="eastAsia" w:ascii="宋体" w:hAnsi="宋体" w:eastAsia="宋体" w:cs="宋体"/>
          <w:sz w:val="24"/>
          <w:lang w:eastAsia="zh"/>
        </w:rPr>
        <w:pPrChange w:id="20" w:author="沈逸尘" w:date="2025-03-05T18:52:00Z">
          <w:pPr>
            <w:ind w:firstLine="480" w:firstLineChars="200"/>
          </w:pPr>
        </w:pPrChange>
      </w:pPr>
      <w:r>
        <w:rPr>
          <w:rFonts w:ascii="宋体" w:hAnsi="宋体" w:cs="宋体"/>
          <w:sz w:val="24"/>
        </w:rPr>
        <w:t>先利用Console</w:t>
      </w:r>
      <w:r>
        <w:rPr>
          <w:rFonts w:hint="eastAsia" w:ascii="宋体" w:hAnsi="宋体" w:cs="宋体"/>
          <w:sz w:val="24"/>
        </w:rPr>
        <w:t xml:space="preserve"> </w:t>
      </w:r>
      <w:r>
        <w:rPr>
          <w:rFonts w:ascii="宋体" w:hAnsi="宋体" w:cs="宋体"/>
          <w:sz w:val="24"/>
        </w:rPr>
        <w:t>口对设备进行初始配置，命令如下</w:t>
      </w:r>
      <w:del w:id="21" w:author="刘远航" w:date="2025-03-05T23:13:00Z">
        <w:r>
          <w:rPr>
            <w:rFonts w:ascii="宋体" w:hAnsi="宋体" w:cs="宋体"/>
            <w:sz w:val="24"/>
          </w:rPr>
          <w:delText>：</w:delText>
        </w:r>
      </w:del>
      <w:ins w:id="22" w:author="刘远航" w:date="2025-03-05T23:13:00Z">
        <w:r>
          <w:rPr>
            <w:rFonts w:hint="eastAsia" w:ascii="宋体" w:hAnsi="宋体" w:cs="宋体"/>
            <w:sz w:val="24"/>
            <w:lang w:eastAsia="zh"/>
          </w:rPr>
          <w:t>(</w:t>
        </w:r>
      </w:ins>
      <w:ins w:id="23" w:author="刘远航" w:date="2025-03-05T23:11:00Z">
        <w:r>
          <w:rPr>
            <w:rFonts w:hint="eastAsia" w:ascii="宋体" w:hAnsi="宋体" w:cs="宋体"/>
            <w:sz w:val="24"/>
            <w:lang w:eastAsia="zh"/>
          </w:rPr>
          <w:t>使用TAB键补全</w:t>
        </w:r>
      </w:ins>
      <w:ins w:id="24" w:author="刘远航" w:date="2025-03-05T23:13:00Z">
        <w:r>
          <w:rPr>
            <w:rFonts w:hint="eastAsia" w:ascii="宋体" w:hAnsi="宋体" w:cs="宋体"/>
            <w:sz w:val="24"/>
            <w:lang w:eastAsia="zh"/>
          </w:rPr>
          <w:t>命令</w:t>
        </w:r>
      </w:ins>
      <w:ins w:id="25" w:author="刘远航" w:date="2025-03-05T23:11:00Z">
        <w:r>
          <w:rPr>
            <w:rFonts w:hint="eastAsia" w:ascii="宋体" w:hAnsi="宋体" w:cs="宋体"/>
            <w:sz w:val="24"/>
            <w:lang w:eastAsia="zh"/>
          </w:rPr>
          <w:t>可以节省</w:t>
        </w:r>
      </w:ins>
      <w:ins w:id="26" w:author="刘远航" w:date="2025-03-05T23:13:00Z">
        <w:r>
          <w:rPr>
            <w:rFonts w:hint="eastAsia" w:ascii="宋体" w:hAnsi="宋体" w:cs="宋体"/>
            <w:sz w:val="24"/>
            <w:lang w:eastAsia="zh"/>
          </w:rPr>
          <w:t>大量</w:t>
        </w:r>
      </w:ins>
      <w:ins w:id="27" w:author="刘远航" w:date="2025-03-05T23:11:00Z">
        <w:r>
          <w:rPr>
            <w:rFonts w:hint="eastAsia" w:ascii="宋体" w:hAnsi="宋体" w:cs="宋体"/>
            <w:sz w:val="24"/>
            <w:lang w:eastAsia="zh"/>
          </w:rPr>
          <w:t>时间，同时也可以</w:t>
        </w:r>
      </w:ins>
      <w:ins w:id="28" w:author="刘远航" w:date="2025-03-05T23:12:00Z">
        <w:r>
          <w:rPr>
            <w:rFonts w:hint="eastAsia" w:ascii="宋体" w:hAnsi="宋体" w:cs="宋体"/>
            <w:sz w:val="24"/>
            <w:lang w:eastAsia="zh"/>
          </w:rPr>
          <w:t>检查你的命令是否正确，比如输入sy点击TAB键，可直接生成system-view</w:t>
        </w:r>
      </w:ins>
      <w:ins w:id="29" w:author="刘远航" w:date="2025-03-05T23:13:00Z">
        <w:r>
          <w:rPr>
            <w:rFonts w:hint="eastAsia" w:ascii="宋体" w:hAnsi="宋体" w:cs="宋体"/>
            <w:sz w:val="24"/>
            <w:lang w:eastAsia="zh"/>
          </w:rPr>
          <w:t>):</w:t>
        </w:r>
      </w:ins>
    </w:p>
    <w:p w14:paraId="1E2A0A3B">
      <w:pPr>
        <w:rPr>
          <w:rFonts w:ascii="宋体" w:hAnsi="宋体" w:cs="宋体"/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1341755</wp:posOffset>
                </wp:positionH>
                <wp:positionV relativeFrom="page">
                  <wp:posOffset>7376795</wp:posOffset>
                </wp:positionV>
                <wp:extent cx="4272915" cy="2650490"/>
                <wp:effectExtent l="6350" t="6350" r="13335" b="10160"/>
                <wp:wrapNone/>
                <wp:docPr id="1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2915" cy="2650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453" h="4373">
                              <a:moveTo>
                                <a:pt x="0" y="0"/>
                              </a:moveTo>
                              <a:lnTo>
                                <a:pt x="0" y="4373"/>
                              </a:lnTo>
                              <a:lnTo>
                                <a:pt x="8466" y="4373"/>
                              </a:lnTo>
                              <a:lnTo>
                                <a:pt x="84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105.65pt;margin-top:580.85pt;height:208.7pt;width:336.45pt;mso-position-horizontal-relative:page;mso-position-vertical-relative:page;z-index:-251657216;mso-width-relative:page;mso-height-relative:page;" filled="f" stroked="t" coordsize="8453,4373" o:gfxdata="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PNR1S3AAAAA0BAAAPAAAAAAAAAAEAIAAAACIAAABkcnMvZG93bnJldi54bWxQSwEC&#10;FAAUAAAACACHTuJAOUSNbWICAAAeBQAADgAAAAAAAAABACAAAAArAQAAZHJzL2Uyb0RvYy54bWxQ&#10;SwUGAAAAAAYABgBZAQAA/wUAAAAA&#10;" path="m0,0l0,4373,8466,4373,8466,0,0,0xe">
                <v:fill on="f" focussize="0,0"/>
                <v:stroke weight="0.7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836AF42">
      <w:pPr>
        <w:ind w:left="840" w:leftChars="400"/>
        <w:rPr>
          <w:ins w:id="30" w:author="刘保莉 [2]" w:date="2026-01-21T22:39:26Z"/>
          <w:sz w:val="24"/>
        </w:rPr>
      </w:pPr>
    </w:p>
    <w:p w14:paraId="0327439A">
      <w:pPr>
        <w:ind w:left="840" w:leftChars="400"/>
        <w:rPr>
          <w:sz w:val="24"/>
        </w:rPr>
      </w:pPr>
      <w:r>
        <w:rPr>
          <w:sz w:val="24"/>
        </w:rPr>
        <w:t xml:space="preserve">&lt;H3C&gt;system-view </w:t>
      </w:r>
    </w:p>
    <w:p w14:paraId="14C817C9">
      <w:pPr>
        <w:ind w:left="840" w:leftChars="400"/>
        <w:rPr>
          <w:sz w:val="24"/>
        </w:rPr>
      </w:pPr>
      <w:r>
        <w:rPr>
          <w:sz w:val="24"/>
        </w:rPr>
        <w:t xml:space="preserve">[H3C]user-interface vty 0 4   </w:t>
      </w:r>
    </w:p>
    <w:p w14:paraId="56538266">
      <w:pPr>
        <w:ind w:left="840" w:leftChars="400"/>
        <w:rPr>
          <w:sz w:val="18"/>
          <w:szCs w:val="18"/>
        </w:rPr>
      </w:pPr>
    </w:p>
    <w:p w14:paraId="23DE1859">
      <w:pPr>
        <w:ind w:left="840" w:leftChars="400"/>
        <w:rPr>
          <w:sz w:val="24"/>
        </w:rPr>
      </w:pPr>
      <w:r>
        <w:rPr>
          <w:sz w:val="24"/>
        </w:rPr>
        <w:t xml:space="preserve">[H3C-ui-vty0-4]authentication-mode password </w:t>
      </w:r>
    </w:p>
    <w:p w14:paraId="142F7D0B">
      <w:pPr>
        <w:ind w:left="840" w:leftChars="400"/>
        <w:rPr>
          <w:sz w:val="18"/>
          <w:szCs w:val="18"/>
        </w:rPr>
      </w:pPr>
    </w:p>
    <w:p w14:paraId="1B272ECB">
      <w:pPr>
        <w:ind w:left="840" w:leftChars="400"/>
        <w:rPr>
          <w:sz w:val="24"/>
        </w:rPr>
      </w:pPr>
      <w:r>
        <w:rPr>
          <w:sz w:val="24"/>
        </w:rPr>
        <w:t xml:space="preserve">[H3C-ui-vty0-4]set authentication password simple h3c </w:t>
      </w:r>
    </w:p>
    <w:p w14:paraId="3AA1330F">
      <w:pPr>
        <w:ind w:left="840" w:leftChars="400"/>
        <w:rPr>
          <w:sz w:val="24"/>
        </w:rPr>
      </w:pPr>
      <w:r>
        <w:rPr>
          <w:sz w:val="24"/>
        </w:rPr>
        <w:t>[H3C-ui-vty0-4]user-role network-admin</w:t>
      </w:r>
    </w:p>
    <w:p w14:paraId="6958D01D">
      <w:pPr>
        <w:ind w:left="840" w:leftChars="400"/>
        <w:rPr>
          <w:sz w:val="18"/>
          <w:szCs w:val="18"/>
        </w:rPr>
      </w:pPr>
    </w:p>
    <w:p w14:paraId="6DCA6F8D">
      <w:pPr>
        <w:ind w:left="840" w:leftChars="400"/>
        <w:rPr>
          <w:sz w:val="24"/>
        </w:rPr>
      </w:pPr>
      <w:r>
        <w:rPr>
          <w:sz w:val="24"/>
        </w:rPr>
        <w:t xml:space="preserve">[H3C-ui-vty0-4]quit </w:t>
      </w:r>
    </w:p>
    <w:p w14:paraId="714BCA6C">
      <w:pPr>
        <w:ind w:left="840" w:leftChars="400"/>
        <w:rPr>
          <w:sz w:val="18"/>
          <w:szCs w:val="18"/>
        </w:rPr>
      </w:pPr>
    </w:p>
    <w:p w14:paraId="601A38AF">
      <w:pPr>
        <w:ind w:left="840" w:leftChars="400"/>
        <w:rPr>
          <w:sz w:val="24"/>
        </w:rPr>
      </w:pPr>
      <w:r>
        <w:rPr>
          <w:sz w:val="24"/>
        </w:rPr>
        <w:t xml:space="preserve">[H3C]interface vlan 1 </w:t>
      </w:r>
    </w:p>
    <w:p w14:paraId="2A1AB53A">
      <w:pPr>
        <w:ind w:left="840" w:leftChars="400"/>
        <w:rPr>
          <w:ins w:id="31" w:author="宁泰来" w:date="2025-03-05T16:58:00Z"/>
          <w:sz w:val="24"/>
        </w:rPr>
      </w:pPr>
      <w:r>
        <w:rPr>
          <w:sz w:val="24"/>
        </w:rPr>
        <w:t xml:space="preserve">[H3C-Vlan-interface1]ip address 192.168.0.2 255.255.255.0 </w:t>
      </w:r>
    </w:p>
    <w:p w14:paraId="1ECBD416">
      <w:pPr>
        <w:ind w:left="840" w:leftChars="400"/>
        <w:rPr>
          <w:ins w:id="32" w:author="刘远航" w:date="2025-03-05T23:14:00Z"/>
          <w:rFonts w:hint="eastAsia"/>
          <w:sz w:val="24"/>
          <w:lang w:eastAsia="zh"/>
        </w:rPr>
      </w:pPr>
      <w:ins w:id="33" w:author="宁泰来" w:date="2025-03-05T16:58:00Z">
        <w:r>
          <w:rPr>
            <w:sz w:val="24"/>
          </w:rPr>
          <w:t>[H3C-Vlan-interface1]</w:t>
        </w:r>
      </w:ins>
      <w:ins w:id="34" w:author="宁泰来" w:date="2025-03-05T16:58:00Z">
        <w:r>
          <w:rPr>
            <w:rFonts w:hint="eastAsia"/>
            <w:sz w:val="24"/>
            <w:lang w:eastAsia="zh"/>
          </w:rPr>
          <w:t>quit</w:t>
        </w:r>
      </w:ins>
    </w:p>
    <w:p w14:paraId="5312803D">
      <w:pPr>
        <w:ind w:left="840" w:leftChars="400"/>
        <w:rPr>
          <w:rFonts w:hint="eastAsia"/>
          <w:sz w:val="24"/>
          <w:lang w:eastAsia="zh"/>
        </w:rPr>
      </w:pPr>
      <w:ins w:id="35" w:author="刘远航" w:date="2025-03-05T23:14:00Z">
        <w:r>
          <w:rPr>
            <w:sz w:val="24"/>
          </w:rPr>
          <w:t>[H3C]telnet server enable</w:t>
        </w:r>
      </w:ins>
    </w:p>
    <w:p w14:paraId="786CF709">
      <w:pPr>
        <w:ind w:left="840" w:leftChars="400"/>
        <w:rPr>
          <w:del w:id="36" w:author="刘远航" w:date="2025-03-05T23:14:00Z"/>
          <w:rFonts w:hint="eastAsia" w:eastAsia="宋体"/>
          <w:sz w:val="18"/>
          <w:szCs w:val="18"/>
          <w:lang w:eastAsia="zh"/>
        </w:rPr>
      </w:pPr>
    </w:p>
    <w:p w14:paraId="2574FB22">
      <w:pPr>
        <w:ind w:left="840" w:leftChars="400"/>
        <w:rPr>
          <w:del w:id="37" w:author="刘远航" w:date="2025-03-05T23:14:00Z"/>
          <w:sz w:val="24"/>
        </w:rPr>
      </w:pPr>
      <w:del w:id="38" w:author="刘远航" w:date="2025-03-05T23:14:00Z">
        <w:r>
          <w:rPr>
            <w:sz w:val="24"/>
          </w:rPr>
          <w:delText xml:space="preserve">[H3C]telnet server enable </w:delText>
        </w:r>
      </w:del>
    </w:p>
    <w:p w14:paraId="5F7668EE">
      <w:pPr>
        <w:ind w:left="840" w:leftChars="400"/>
        <w:rPr>
          <w:ins w:id="39" w:author="刘保莉 [2]" w:date="2026-01-22T00:18:28Z"/>
          <w:sz w:val="24"/>
        </w:rPr>
      </w:pPr>
      <w:ins w:id="40" w:author="刘保莉 [2]" w:date="2026-01-22T00:18:21Z">
        <w:r>
          <w:rPr>
            <w:rFonts w:hint="eastAsia"/>
            <w:sz w:val="24"/>
            <w:lang w:val="en-US" w:eastAsia="zh-CN"/>
          </w:rPr>
          <w:t>配置</w:t>
        </w:r>
      </w:ins>
      <w:ins w:id="41" w:author="刘保莉 [2]" w:date="2026-01-22T00:18:23Z">
        <w:r>
          <w:rPr>
            <w:rFonts w:hint="eastAsia"/>
            <w:sz w:val="24"/>
            <w:lang w:val="en-US" w:eastAsia="zh-CN"/>
          </w:rPr>
          <w:t>命令</w:t>
        </w:r>
      </w:ins>
      <w:ins w:id="42" w:author="刘保莉 [2]" w:date="2026-01-22T00:18:25Z">
        <w:r>
          <w:rPr>
            <w:rFonts w:hint="eastAsia"/>
            <w:sz w:val="24"/>
            <w:lang w:val="en-US" w:eastAsia="zh-CN"/>
          </w:rPr>
          <w:t>如下：</w:t>
        </w:r>
      </w:ins>
      <w:ins w:id="43" w:author="刘保莉 [2]" w:date="2026-01-22T00:18:25Z">
        <w:r>
          <w:rPr>
            <w:rFonts w:hint="eastAsia"/>
            <w:sz w:val="24"/>
            <w:lang w:val="en-US" w:eastAsia="zh-CN"/>
          </w:rPr>
          <w:br w:type="textWrapping"/>
        </w:r>
      </w:ins>
      <w:ins w:id="44" w:author="刘保莉 [2]" w:date="2026-01-22T00:18:28Z">
        <w:r>
          <w:rPr>
            <w:sz w:val="24"/>
          </w:rPr>
          <w:t xml:space="preserve">&lt;H3C&gt;system-view </w:t>
        </w:r>
      </w:ins>
    </w:p>
    <w:p w14:paraId="7FA94C9F">
      <w:pPr>
        <w:ind w:left="840" w:leftChars="400"/>
        <w:rPr>
          <w:ins w:id="45" w:author="刘保莉 [2]" w:date="2026-01-22T00:18:28Z"/>
          <w:sz w:val="24"/>
        </w:rPr>
      </w:pPr>
      <w:ins w:id="46" w:author="刘保莉 [2]" w:date="2026-01-22T00:18:28Z">
        <w:r>
          <w:rPr>
            <w:sz w:val="24"/>
          </w:rPr>
          <w:t xml:space="preserve">[H3C]user-interface vty 0 4   </w:t>
        </w:r>
      </w:ins>
    </w:p>
    <w:p w14:paraId="149E6C21">
      <w:pPr>
        <w:ind w:left="840" w:leftChars="400"/>
        <w:rPr>
          <w:ins w:id="47" w:author="刘保莉 [2]" w:date="2026-01-22T00:18:28Z"/>
          <w:sz w:val="18"/>
          <w:szCs w:val="18"/>
        </w:rPr>
      </w:pPr>
    </w:p>
    <w:p w14:paraId="4487DDBE">
      <w:pPr>
        <w:ind w:left="840" w:leftChars="400"/>
        <w:rPr>
          <w:ins w:id="48" w:author="刘保莉 [2]" w:date="2026-01-22T00:18:28Z"/>
          <w:sz w:val="24"/>
        </w:rPr>
      </w:pPr>
      <w:ins w:id="49" w:author="刘保莉 [2]" w:date="2026-01-22T00:18:28Z">
        <w:r>
          <w:rPr>
            <w:sz w:val="24"/>
          </w:rPr>
          <w:t xml:space="preserve">[H3C-ui-vty0-4]authentication-mode password </w:t>
        </w:r>
      </w:ins>
    </w:p>
    <w:p w14:paraId="5750470C">
      <w:pPr>
        <w:ind w:left="840" w:leftChars="400"/>
        <w:rPr>
          <w:ins w:id="50" w:author="刘保莉 [2]" w:date="2026-01-22T00:18:28Z"/>
          <w:sz w:val="18"/>
          <w:szCs w:val="18"/>
        </w:rPr>
      </w:pPr>
    </w:p>
    <w:p w14:paraId="1E6B76FB">
      <w:pPr>
        <w:ind w:left="840" w:leftChars="400"/>
        <w:rPr>
          <w:ins w:id="51" w:author="刘保莉 [2]" w:date="2026-01-22T00:18:28Z"/>
          <w:sz w:val="24"/>
        </w:rPr>
      </w:pPr>
      <w:ins w:id="52" w:author="刘保莉 [2]" w:date="2026-01-22T00:18:28Z">
        <w:r>
          <w:rPr>
            <w:sz w:val="24"/>
          </w:rPr>
          <w:t xml:space="preserve">[H3C-ui-vty0-4]set authentication password simple h3c </w:t>
        </w:r>
      </w:ins>
    </w:p>
    <w:p w14:paraId="5DACFC85">
      <w:pPr>
        <w:ind w:left="840" w:leftChars="400"/>
        <w:rPr>
          <w:ins w:id="53" w:author="刘保莉 [2]" w:date="2026-01-22T00:18:28Z"/>
          <w:sz w:val="24"/>
        </w:rPr>
      </w:pPr>
      <w:ins w:id="54" w:author="刘保莉 [2]" w:date="2026-01-22T00:18:28Z">
        <w:r>
          <w:rPr>
            <w:sz w:val="24"/>
          </w:rPr>
          <w:t>[H3C-ui-vty0-4]user-role network-admin</w:t>
        </w:r>
      </w:ins>
    </w:p>
    <w:p w14:paraId="4D8A82DE">
      <w:pPr>
        <w:ind w:left="840" w:leftChars="400"/>
        <w:rPr>
          <w:ins w:id="55" w:author="刘保莉 [2]" w:date="2026-01-22T00:18:28Z"/>
          <w:sz w:val="18"/>
          <w:szCs w:val="18"/>
        </w:rPr>
      </w:pPr>
    </w:p>
    <w:p w14:paraId="4D83D7C4">
      <w:pPr>
        <w:ind w:left="840" w:leftChars="400"/>
        <w:rPr>
          <w:ins w:id="56" w:author="刘保莉 [2]" w:date="2026-01-22T00:18:28Z"/>
          <w:sz w:val="24"/>
        </w:rPr>
      </w:pPr>
      <w:ins w:id="57" w:author="刘保莉 [2]" w:date="2026-01-22T00:18:28Z">
        <w:r>
          <w:rPr>
            <w:sz w:val="24"/>
          </w:rPr>
          <w:t xml:space="preserve">[H3C-ui-vty0-4]quit </w:t>
        </w:r>
      </w:ins>
    </w:p>
    <w:p w14:paraId="3A9E9D1B">
      <w:pPr>
        <w:ind w:left="840" w:leftChars="400"/>
        <w:rPr>
          <w:ins w:id="58" w:author="刘保莉 [2]" w:date="2026-01-22T00:18:28Z"/>
          <w:sz w:val="18"/>
          <w:szCs w:val="18"/>
        </w:rPr>
      </w:pPr>
    </w:p>
    <w:p w14:paraId="76B4405D">
      <w:pPr>
        <w:ind w:left="840" w:leftChars="400"/>
        <w:rPr>
          <w:ins w:id="59" w:author="刘保莉 [2]" w:date="2026-01-22T00:18:28Z"/>
          <w:sz w:val="24"/>
        </w:rPr>
      </w:pPr>
      <w:ins w:id="60" w:author="刘保莉 [2]" w:date="2026-01-22T00:18:28Z">
        <w:r>
          <w:rPr>
            <w:sz w:val="24"/>
          </w:rPr>
          <w:t xml:space="preserve">[H3C]interface vlan 1 </w:t>
        </w:r>
      </w:ins>
    </w:p>
    <w:p w14:paraId="222E7A71">
      <w:pPr>
        <w:ind w:left="840" w:leftChars="400"/>
        <w:rPr>
          <w:ins w:id="61" w:author="刘保莉 [2]" w:date="2026-01-22T00:18:28Z"/>
          <w:sz w:val="24"/>
        </w:rPr>
      </w:pPr>
      <w:ins w:id="62" w:author="刘保莉 [2]" w:date="2026-01-22T00:18:28Z">
        <w:r>
          <w:rPr>
            <w:sz w:val="24"/>
          </w:rPr>
          <w:t xml:space="preserve">[H3C-Vlan-interface1]ip address 192.168.0.2 255.255.255.0 </w:t>
        </w:r>
      </w:ins>
    </w:p>
    <w:p w14:paraId="054152F5">
      <w:pPr>
        <w:ind w:left="840" w:leftChars="400"/>
        <w:rPr>
          <w:ins w:id="63" w:author="刘保莉 [2]" w:date="2026-01-22T00:18:28Z"/>
          <w:rFonts w:hint="eastAsia"/>
          <w:sz w:val="24"/>
          <w:lang w:eastAsia="zh"/>
        </w:rPr>
      </w:pPr>
      <w:ins w:id="64" w:author="刘保莉 [2]" w:date="2026-01-22T00:18:28Z">
        <w:r>
          <w:rPr>
            <w:sz w:val="24"/>
          </w:rPr>
          <w:t>[H3C-Vlan-interface1]</w:t>
        </w:r>
      </w:ins>
      <w:ins w:id="65" w:author="刘保莉 [2]" w:date="2026-01-22T00:18:28Z">
        <w:r>
          <w:rPr>
            <w:rFonts w:hint="eastAsia"/>
            <w:sz w:val="24"/>
            <w:lang w:eastAsia="zh"/>
          </w:rPr>
          <w:t>quit</w:t>
        </w:r>
      </w:ins>
    </w:p>
    <w:p w14:paraId="4CD18BF5">
      <w:pPr>
        <w:ind w:left="840" w:leftChars="400"/>
        <w:rPr>
          <w:ins w:id="66" w:author="刘保莉 [2]" w:date="2026-01-22T00:18:28Z"/>
          <w:rFonts w:hint="eastAsia"/>
          <w:sz w:val="24"/>
          <w:lang w:eastAsia="zh"/>
        </w:rPr>
      </w:pPr>
      <w:ins w:id="67" w:author="刘保莉 [2]" w:date="2026-01-22T00:18:28Z">
        <w:r>
          <w:rPr>
            <w:sz w:val="24"/>
          </w:rPr>
          <w:t>[H3C]telnet server enable</w:t>
        </w:r>
      </w:ins>
    </w:p>
    <w:p w14:paraId="11C9EA35">
      <w:pPr>
        <w:rPr>
          <w:rFonts w:hint="default" w:eastAsia="宋体"/>
          <w:sz w:val="24"/>
          <w:lang w:val="en-US" w:eastAsia="zh-CN"/>
        </w:rPr>
      </w:pPr>
    </w:p>
    <w:p w14:paraId="54A19B36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（配置时可能会出现风扇警告，可以</w:t>
      </w:r>
      <w:ins w:id="68" w:author="沈逸尘" w:date="2025-03-05T18:52:00Z">
        <w:r>
          <w:rPr>
            <w:rFonts w:hint="eastAsia" w:ascii="宋体" w:hAnsi="宋体" w:cs="宋体"/>
            <w:sz w:val="24"/>
            <w:lang w:eastAsia="zh"/>
          </w:rPr>
          <w:t>按&lt;Enter&gt;</w:t>
        </w:r>
      </w:ins>
      <w:r>
        <w:rPr>
          <w:rFonts w:hint="eastAsia" w:ascii="宋体" w:hAnsi="宋体" w:cs="宋体"/>
          <w:sz w:val="24"/>
        </w:rPr>
        <w:t>略过）</w:t>
      </w:r>
    </w:p>
    <w:p w14:paraId="68E19A01">
      <w:pPr>
        <w:ind w:firstLine="480" w:firstLineChars="200"/>
        <w:rPr>
          <w:rFonts w:ascii="宋体" w:hAnsi="宋体" w:cs="宋体"/>
          <w:sz w:val="22"/>
          <w:szCs w:val="22"/>
        </w:rPr>
      </w:pPr>
      <w:r>
        <w:rPr>
          <w:rFonts w:ascii="宋体" w:hAnsi="宋体" w:cs="宋体"/>
          <w:sz w:val="24"/>
        </w:rPr>
        <w:t xml:space="preserve">通过 </w:t>
      </w:r>
      <w:r>
        <w:rPr>
          <w:sz w:val="24"/>
        </w:rPr>
        <w:t xml:space="preserve">Console </w:t>
      </w:r>
      <w:r>
        <w:rPr>
          <w:rFonts w:ascii="宋体" w:hAnsi="宋体" w:cs="宋体"/>
          <w:sz w:val="24"/>
        </w:rPr>
        <w:t>口对设备进行控制</w:t>
      </w:r>
      <w:r>
        <w:rPr>
          <w:rFonts w:hint="eastAsia" w:ascii="宋体" w:hAnsi="宋体" w:cs="宋体"/>
          <w:sz w:val="24"/>
        </w:rPr>
        <w:t>后</w:t>
      </w:r>
      <w:r>
        <w:rPr>
          <w:rFonts w:ascii="宋体" w:hAnsi="宋体" w:cs="宋体"/>
          <w:sz w:val="24"/>
        </w:rPr>
        <w:t xml:space="preserve">，用 </w:t>
      </w:r>
      <w:r>
        <w:rPr>
          <w:sz w:val="24"/>
        </w:rPr>
        <w:t xml:space="preserve">Telnet </w:t>
      </w:r>
      <w:r>
        <w:rPr>
          <w:rFonts w:ascii="宋体" w:hAnsi="宋体" w:cs="宋体"/>
          <w:sz w:val="24"/>
        </w:rPr>
        <w:t>通过局域网或</w:t>
      </w:r>
      <w:r>
        <w:rPr>
          <w:rFonts w:ascii="宋体" w:hAnsi="宋体" w:cs="宋体"/>
          <w:sz w:val="22"/>
          <w:szCs w:val="22"/>
        </w:rPr>
        <w:t>广域网登陆到交换机，然后对交换机进行配置。</w:t>
      </w:r>
    </w:p>
    <w:p w14:paraId="09F292A6">
      <w:pPr>
        <w:ind w:firstLine="440" w:firstLineChars="200"/>
        <w:rPr>
          <w:ins w:id="69" w:author="沈逸尘" w:date="2025-03-05T19:02:00Z"/>
          <w:rFonts w:ascii="宋体" w:hAnsi="宋体" w:cs="宋体"/>
          <w:sz w:val="22"/>
          <w:szCs w:val="22"/>
        </w:rPr>
      </w:pPr>
      <w:r>
        <w:rPr>
          <w:rFonts w:ascii="宋体" w:hAnsi="宋体" w:cs="宋体"/>
          <w:b/>
          <w:bCs/>
          <w:sz w:val="22"/>
          <w:szCs w:val="22"/>
        </w:rPr>
        <w:t xml:space="preserve">用电缆将 </w:t>
      </w:r>
      <w:r>
        <w:rPr>
          <w:b/>
          <w:bCs/>
          <w:sz w:val="22"/>
          <w:szCs w:val="22"/>
        </w:rPr>
        <w:t xml:space="preserve">PC </w:t>
      </w:r>
      <w:r>
        <w:rPr>
          <w:rFonts w:ascii="宋体" w:hAnsi="宋体" w:cs="宋体"/>
          <w:b/>
          <w:bCs/>
          <w:sz w:val="22"/>
          <w:szCs w:val="22"/>
        </w:rPr>
        <w:t xml:space="preserve">的 </w:t>
      </w:r>
      <w:r>
        <w:rPr>
          <w:b/>
          <w:bCs/>
          <w:sz w:val="22"/>
          <w:szCs w:val="22"/>
        </w:rPr>
        <w:t xml:space="preserve">B </w:t>
      </w:r>
      <w:r>
        <w:rPr>
          <w:rFonts w:ascii="宋体" w:hAnsi="宋体" w:cs="宋体"/>
          <w:b/>
          <w:bCs/>
          <w:sz w:val="22"/>
          <w:szCs w:val="22"/>
        </w:rPr>
        <w:t>口（以太网口）与交换机的以太网口连接</w:t>
      </w:r>
      <w:r>
        <w:rPr>
          <w:rFonts w:ascii="宋体" w:hAnsi="宋体" w:cs="宋体"/>
          <w:sz w:val="22"/>
          <w:szCs w:val="22"/>
        </w:rPr>
        <w:t>。</w:t>
      </w:r>
    </w:p>
    <w:p w14:paraId="07C5310D">
      <w:pPr>
        <w:ind w:firstLine="440" w:firstLineChars="200"/>
        <w:rPr>
          <w:ins w:id="70" w:author="沈逸尘" w:date="2025-03-05T19:02:00Z"/>
          <w:rFonts w:ascii="宋体" w:hAnsi="宋体" w:cs="宋体"/>
          <w:sz w:val="22"/>
          <w:szCs w:val="22"/>
        </w:rPr>
      </w:pPr>
    </w:p>
    <w:p w14:paraId="7AA35FDD">
      <w:pPr>
        <w:pStyle w:val="6"/>
        <w:keepNext w:val="0"/>
        <w:keepLines w:val="0"/>
        <w:widowControl/>
        <w:suppressLineNumbers w:val="0"/>
        <w:spacing w:before="100" w:beforeAutospacing="1" w:after="100" w:afterAutospacing="1"/>
        <w:ind w:left="0" w:right="0" w:firstLine="440" w:firstLineChars="200"/>
        <w:rPr>
          <w:rFonts w:hint="eastAsia" w:ascii="宋体" w:hAnsi="宋体" w:eastAsia="宋体" w:cs="宋体"/>
          <w:sz w:val="22"/>
          <w:szCs w:val="22"/>
          <w:lang w:eastAsia="zh"/>
        </w:rPr>
      </w:pPr>
      <w:ins w:id="71" w:author="沈逸尘" w:date="2025-03-05T19:02:00Z">
        <w:r>
          <w:rPr>
            <w:rFonts w:hint="eastAsia" w:ascii="宋体" w:hAnsi="宋体" w:cs="宋体"/>
            <w:sz w:val="22"/>
            <w:szCs w:val="22"/>
            <w:lang w:eastAsia="zh"/>
          </w:rPr>
          <w:t>&gt; 这里的配置实际上是在为我们使用telnet连接到交换机做准备，</w:t>
        </w:r>
      </w:ins>
      <w:ins w:id="72" w:author="沈逸尘" w:date="2025-03-05T19:03:00Z">
        <w:r>
          <w:rPr>
            <w:rFonts w:hint="eastAsia" w:ascii="宋体" w:hAnsi="宋体" w:cs="宋体"/>
            <w:sz w:val="22"/>
            <w:szCs w:val="22"/>
            <w:lang w:eastAsia="zh"/>
          </w:rPr>
          <w:t>telnet是一种类似于ssh的协议，</w:t>
        </w:r>
      </w:ins>
      <w:ins w:id="73" w:author="沈逸尘" w:date="2025-03-05T19:03:00Z">
        <w:r>
          <w:rPr/>
          <w:t>允许用户通过远程终端访问和管理另一台计算机或网络设备。</w:t>
        </w:r>
      </w:ins>
    </w:p>
    <w:p w14:paraId="7912D319">
      <w:pPr>
        <w:rPr>
          <w:rFonts w:hint="eastAsia"/>
          <w:sz w:val="24"/>
        </w:rPr>
      </w:pPr>
    </w:p>
    <w:p w14:paraId="6B0C7363">
      <w:pPr>
        <w:rPr>
          <w:rFonts w:ascii="宋体" w:hAnsi="宋体" w:cs="宋体"/>
          <w:sz w:val="24"/>
        </w:rPr>
      </w:pPr>
      <w:r>
        <w:rPr>
          <w:sz w:val="24"/>
        </w:rPr>
        <w:t xml:space="preserve">3)  </w:t>
      </w:r>
      <w:r>
        <w:rPr>
          <w:rFonts w:ascii="宋体" w:hAnsi="宋体" w:cs="宋体"/>
          <w:sz w:val="24"/>
        </w:rPr>
        <w:t>计算机配置</w:t>
      </w:r>
    </w:p>
    <w:p w14:paraId="5003B850">
      <w:pPr>
        <w:rPr>
          <w:rFonts w:hint="eastAsia" w:ascii="宋体" w:hAnsi="宋体" w:cs="宋体"/>
          <w:sz w:val="24"/>
        </w:rPr>
      </w:pPr>
    </w:p>
    <w:p w14:paraId="4847C600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t>打开</w:t>
      </w:r>
      <w:r>
        <w:rPr>
          <w:sz w:val="24"/>
        </w:rPr>
        <w:t>Internet</w:t>
      </w:r>
      <w:r>
        <w:rPr>
          <w:rFonts w:ascii="宋体" w:hAnsi="宋体" w:cs="宋体"/>
          <w:sz w:val="24"/>
        </w:rPr>
        <w:t>协议（</w:t>
      </w:r>
      <w:r>
        <w:rPr>
          <w:sz w:val="24"/>
        </w:rPr>
        <w:t>TCP/IP</w:t>
      </w:r>
      <w:r>
        <w:rPr>
          <w:rFonts w:ascii="宋体" w:hAnsi="宋体" w:cs="宋体"/>
          <w:sz w:val="24"/>
        </w:rPr>
        <w:t>）将计算机的</w:t>
      </w:r>
      <w:r>
        <w:rPr>
          <w:b/>
          <w:bCs/>
          <w:sz w:val="24"/>
        </w:rPr>
        <w:t>IP</w:t>
      </w:r>
      <w:r>
        <w:rPr>
          <w:rFonts w:hint="eastAsia"/>
          <w:b/>
          <w:bCs/>
          <w:sz w:val="24"/>
        </w:rPr>
        <w:t xml:space="preserve"> </w:t>
      </w:r>
      <w:r>
        <w:rPr>
          <w:rFonts w:ascii="宋体" w:hAnsi="宋体" w:cs="宋体"/>
          <w:b/>
          <w:bCs/>
          <w:sz w:val="24"/>
        </w:rPr>
        <w:t>地址</w:t>
      </w:r>
      <w:r>
        <w:rPr>
          <w:rFonts w:ascii="宋体" w:hAnsi="宋体" w:cs="宋体"/>
          <w:sz w:val="24"/>
        </w:rPr>
        <w:t xml:space="preserve"> 配置为</w:t>
      </w:r>
      <w:r>
        <w:rPr>
          <w:sz w:val="24"/>
        </w:rPr>
        <w:t>192.168.0.100</w:t>
      </w:r>
      <w:r>
        <w:rPr>
          <w:rFonts w:hint="eastAsia"/>
          <w:sz w:val="24"/>
        </w:rPr>
        <w:t>和</w:t>
      </w:r>
      <w:r>
        <w:rPr>
          <w:sz w:val="24"/>
        </w:rPr>
        <w:t>255.255.255.0</w:t>
      </w:r>
      <w:r>
        <w:rPr>
          <w:rFonts w:ascii="宋体" w:hAnsi="宋体" w:cs="宋体"/>
          <w:sz w:val="24"/>
        </w:rPr>
        <w:t xml:space="preserve">，与设备接口的 </w:t>
      </w:r>
      <w:r>
        <w:rPr>
          <w:sz w:val="24"/>
        </w:rPr>
        <w:t xml:space="preserve">IP </w:t>
      </w:r>
      <w:r>
        <w:rPr>
          <w:rFonts w:ascii="宋体" w:hAnsi="宋体" w:cs="宋体"/>
          <w:sz w:val="24"/>
        </w:rPr>
        <w:t>地址在同一网段</w:t>
      </w:r>
      <w:r>
        <w:rPr>
          <w:sz w:val="24"/>
        </w:rPr>
        <w:t>,</w:t>
      </w:r>
      <w:r>
        <w:rPr>
          <w:rFonts w:ascii="宋体" w:hAnsi="宋体" w:cs="宋体"/>
          <w:sz w:val="24"/>
        </w:rPr>
        <w:t>如图所示。（可自行查询</w:t>
      </w:r>
      <w:r>
        <w:rPr>
          <w:rFonts w:hint="eastAsia" w:ascii="宋体" w:hAnsi="宋体" w:cs="宋体"/>
          <w:sz w:val="24"/>
        </w:rPr>
        <w:t>w</w:t>
      </w:r>
      <w:r>
        <w:rPr>
          <w:rFonts w:ascii="宋体" w:hAnsi="宋体" w:cs="宋体"/>
          <w:sz w:val="24"/>
        </w:rPr>
        <w:t>in10如何配置网络IP）</w:t>
      </w:r>
    </w:p>
    <w:p w14:paraId="7338E17D">
      <w:pPr>
        <w:rPr>
          <w:rFonts w:hint="eastAsia" w:ascii="宋体" w:hAnsi="宋体" w:cs="宋体"/>
          <w:sz w:val="18"/>
          <w:szCs w:val="18"/>
        </w:rPr>
        <w:sectPr>
          <w:pgSz w:w="11893" w:h="16826"/>
          <w:pgMar w:top="1440" w:right="1800" w:bottom="1440" w:left="1800" w:header="720" w:footer="720" w:gutter="0"/>
          <w:cols w:space="720" w:num="1"/>
          <w:docGrid w:linePitch="286" w:charSpace="0"/>
        </w:sectPr>
      </w:pPr>
      <w:r>
        <w:drawing>
          <wp:inline distT="0" distB="0" distL="114300" distR="114300">
            <wp:extent cx="2371725" cy="3034665"/>
            <wp:effectExtent l="0" t="0" r="15875" b="13335"/>
            <wp:docPr id="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F8B1">
      <w:pPr>
        <w:rPr>
          <w:rFonts w:hint="default" w:ascii="宋体" w:hAnsi="宋体" w:cs="宋体"/>
          <w:sz w:val="24"/>
          <w:lang w:val="en"/>
        </w:rPr>
      </w:pP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2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" o:spid="_x0000_s1026" o:spt="100" style="position:absolute;left:0pt;margin-left:84.65pt;margin-top:472.65pt;height:0pt;width:0.05pt;mso-position-horizontal-relative:page;mso-position-vertical-relative:page;z-index:-251656192;mso-width-relative:page;mso-height-relative:page;" fillcolor="#000000" filled="t" stroked="t" coordsize="635,0" o:gfxdata="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3akvvZAAAACwEAAA8AAAAAAAAAAQAgAAAA&#10;IgAAAGRycy9kb3ducmV2LnhtbFBLAQIUABQAAAAIAIdO4kBePM6jQwIAACMFAAAOAAAAAAAAAAEA&#10;IAAAACgBAABkcnMvZTJvRG9jLnhtbFBLBQYAAAAABgAGAFkBAADd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3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8" o:spid="_x0000_s1026" o:spt="100" style="position:absolute;left:0pt;margin-left:84.65pt;margin-top:472.65pt;height:0pt;width:0.05pt;mso-position-horizontal-relative:page;mso-position-vertical-relative:page;z-index:-251655168;mso-width-relative:page;mso-height-relative:page;" fillcolor="#000000" filled="t" stroked="t" coordsize="635,0" o:gfxdata="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3akvvZAAAACwEAAA8AAAAAAAAAAQAgAAAA&#10;IgAAAGRycy9kb3ducmV2LnhtbFBLAQIUABQAAAAIAIdO4kDVjRNjQwIAACMFAAAOAAAAAAAAAAEA&#10;IAAAACgBAABkcnMvZTJvRG9jLnhtbFBLBQYAAAAABgAGAFkBAADd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6002655</wp:posOffset>
                </wp:positionV>
                <wp:extent cx="8255" cy="0"/>
                <wp:effectExtent l="6350" t="6350" r="6350" b="14605"/>
                <wp:wrapNone/>
                <wp:docPr id="4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9" o:spid="_x0000_s1026" o:spt="100" style="position:absolute;left:0pt;margin-left:226pt;margin-top:472.65pt;height:0pt;width:0.65pt;mso-position-horizontal-relative:page;mso-position-vertical-relative:page;z-index:-251654144;mso-width-relative:page;mso-height-relative:page;" fillcolor="#000000" filled="t" stroked="t" coordsize="13,1" o:gfxdata="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N9+QtYAAAALAQAADwAAAAAAAAABACAA&#10;AAAiAAAAZHJzL2Rvd25yZXYueG1sUEsBAhQAFAAAAAgAh07iQBEVxqlIAgAAKwUAAA4AAAAAAAAA&#10;AQAgAAAAJQEAAGRycy9lMm9Eb2MueG1sUEsFBgAAAAAGAAYAWQEAAN8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5" name="任意多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0" o:spid="_x0000_s1026" o:spt="100" style="position:absolute;left:0pt;margin-left:368.65pt;margin-top:472.65pt;height:0pt;width:0.05pt;mso-position-horizontal-relative:page;mso-position-vertical-relative:page;z-index:-251653120;mso-width-relative:page;mso-height-relative:page;" fillcolor="#000000" filled="t" stroked="t" coordsize="635,0" o:gfxdata="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QmVINkAAAALAQAADwAAAAAAAAABACAAAAAi&#10;AAAAZHJzL2Rvd25yZXYueG1sUEsBAhQAFAAAAAgAh07iQEGWVtJCAgAAJAUAAA4AAAAAAAAAAQAg&#10;AAAAKAEAAGRycy9lMm9Eb2MueG1sUEsFBgAAAAAGAAYAWQEAANw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6002655</wp:posOffset>
                </wp:positionV>
                <wp:extent cx="1803400" cy="0"/>
                <wp:effectExtent l="6350" t="6350" r="0" b="14605"/>
                <wp:wrapNone/>
                <wp:docPr id="6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1" o:spid="_x0000_s1026" o:spt="100" style="position:absolute;left:0pt;margin-left:368.65pt;margin-top:472.65pt;height:0pt;width:142pt;mso-position-horizontal-relative:page;mso-position-vertical-relative:page;z-index:-251652096;mso-width-relative:page;mso-height-relative:page;" fillcolor="#000000" filled="t" stroked="t" coordsize="2840,1" o:gfxdata="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aeEprYAAAADAEAAA8A&#10;AAAAAAAAAQAgAAAAIgAAAGRycy9kb3ducmV2LnhtbFBLAQIUABQAAAAIAIdO4kCEWklOUAIAADUF&#10;AAAOAAAAAAAAAAEAIAAAACcBAABkcnMvZTJvRG9jLnhtbFBLBQYAAAAABgAGAFkBAADpBQAAAAA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7" name="任意多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2" o:spid="_x0000_s1026" o:spt="100" style="position:absolute;left:0pt;margin-left:510.65pt;margin-top:472.65pt;height:0pt;width:0.05pt;mso-position-horizontal-relative:page;mso-position-vertical-relative:page;z-index:-251651072;mso-width-relative:page;mso-height-relative:page;" fillcolor="#000000" filled="t" stroked="t" coordsize="635,0" o:gfxdata="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zRA322QAAAA0BAAAPAAAAAAAAAAEAIAAA&#10;ACIAAABkcnMvZG93bnJldi54bWxQSwECFAAUAAAACACHTuJAh2cLU0QCAAAkBQAADgAAAAAAAAAB&#10;ACAAAAAoAQAAZHJzL2Uyb0RvYy54bWxQSwUGAAAAAAYABgBZAQAA3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8" name="任意多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3" o:spid="_x0000_s1026" o:spt="100" style="position:absolute;left:0pt;margin-left:510.65pt;margin-top:472.65pt;height:0pt;width:0.05pt;mso-position-horizontal-relative:page;mso-position-vertical-relative:page;z-index:-251650048;mso-width-relative:page;mso-height-relative:page;" fillcolor="#000000" filled="t" stroked="t" coordsize="635,0" o:gfxdata="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0QN9tkAAAANAQAADwAAAAAAAAABACAA&#10;AAAiAAAAZHJzL2Rvd25yZXYueG1sUEsBAhQAFAAAAAgAh07iQIjRkt1FAgAAJAUAAA4AAAAAAAAA&#10;AQAgAAAAKAEAAGRycy9lMm9Eb2MueG1sUEsFBgAAAAAGAAYAWQEAAN8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6002655</wp:posOffset>
                </wp:positionV>
                <wp:extent cx="0" cy="313055"/>
                <wp:effectExtent l="6350" t="6350" r="19050" b="10795"/>
                <wp:wrapNone/>
                <wp:docPr id="9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30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493">
                              <a:moveTo>
                                <a:pt x="0" y="0"/>
                              </a:moveTo>
                              <a:lnTo>
                                <a:pt x="0" y="493"/>
                              </a:lnTo>
                              <a:lnTo>
                                <a:pt x="13" y="49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4" o:spid="_x0000_s1026" o:spt="100" style="position:absolute;left:0pt;margin-left:368.65pt;margin-top:472.65pt;height:24.65pt;width:0pt;mso-position-horizontal-relative:page;mso-position-vertical-relative:page;z-index:-251649024;mso-width-relative:page;mso-height-relative:page;" fillcolor="#000000" filled="t" stroked="t" coordsize="1,493" o:gfxdata="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IDNzfXAAAACwEAAA8A&#10;AAAAAAAAAQAgAAAAIgAAAGRycy9kb3ducmV2LnhtbFBLAQIUABQAAAAIAIdO4kAMzKLDUQIAADEF&#10;AAAOAAAAAAAAAAEAIAAAACYBAABkcnMvZTJvRG9jLnhtbFBLBQYAAAAABgAGAFkBAADpBQAAAAA=&#10;" path="m0,0l0,493,13,49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6002655</wp:posOffset>
                </wp:positionV>
                <wp:extent cx="0" cy="313055"/>
                <wp:effectExtent l="6350" t="6350" r="19050" b="10795"/>
                <wp:wrapNone/>
                <wp:docPr id="10" name="任意多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30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493">
                              <a:moveTo>
                                <a:pt x="0" y="0"/>
                              </a:moveTo>
                              <a:lnTo>
                                <a:pt x="0" y="493"/>
                              </a:lnTo>
                              <a:lnTo>
                                <a:pt x="13" y="49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5" o:spid="_x0000_s1026" o:spt="100" style="position:absolute;left:0pt;margin-left:510.65pt;margin-top:472.65pt;height:24.65pt;width:0pt;mso-position-horizontal-relative:page;mso-position-vertical-relative:page;z-index:-251648000;mso-width-relative:page;mso-height-relative:page;" fillcolor="#000000" filled="t" stroked="t" coordsize="1,493" o:gfxdata="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o9XH3XAAAADQEAAA8AAAAA&#10;AAAAAQAgAAAAIgAAAGRycy9kb3ducmV2LnhtbFBLAQIUABQAAAAIAIdO4kBjnSsVTgIAADIFAAAO&#10;AAAAAAAAAAEAIAAAACYBAABkcnMvZTJvRG9jLnhtbFBLBQYAAAAABgAGAFkBAADmBQAAAAA=&#10;" path="m0,0l0,493,13,49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6315710</wp:posOffset>
                </wp:positionV>
                <wp:extent cx="0" cy="8890"/>
                <wp:effectExtent l="0" t="0" r="0" b="0"/>
                <wp:wrapNone/>
                <wp:docPr id="11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6" o:spid="_x0000_s1026" o:spt="100" style="position:absolute;left:0pt;margin-left:84.65pt;margin-top:497.3pt;height:0.7pt;width:0pt;mso-position-horizontal-relative:page;mso-position-vertical-relative:page;z-index:-251646976;mso-width-relative:page;mso-height-relative:page;" fillcolor="#000000" filled="t" stroked="t" coordsize="1,14" o:gfxdata="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BNsuXVAAAACwEAAA8AAAAAAAAA&#10;AQAgAAAAIgAAAGRycy9kb3ducmV2LnhtbFBLAQIUABQAAAAIAIdO4kBQ6mumTQIAAC0FAAAOAAAA&#10;AAAAAAEAIAAAACQBAABkcnMvZTJvRG9jLnhtbFBLBQYAAAAABgAGAFkBAADj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6315710</wp:posOffset>
                </wp:positionV>
                <wp:extent cx="8255" cy="8890"/>
                <wp:effectExtent l="0" t="0" r="0" b="0"/>
                <wp:wrapNone/>
                <wp:docPr id="12" name="任意多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7" o:spid="_x0000_s1026" o:spt="100" style="position:absolute;left:0pt;margin-left:226pt;margin-top:497.3pt;height:0.7pt;width:0.65pt;mso-position-horizontal-relative:page;mso-position-vertical-relative:page;z-index:-251645952;mso-width-relative:page;mso-height-relative:page;" fillcolor="#000000" filled="t" stroked="t" coordsize="13,14" o:gfxdata="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qABrDbAAAA&#10;CwEAAA8AAAAAAAAAAQAgAAAAIgAAAGRycy9kb3ducmV2LnhtbFBLAQIUABQAAAAIAIdO4kADBdwB&#10;UwIAADcFAAAOAAAAAAAAAAEAIAAAACoBAABkcnMvZTJvRG9jLnhtbFBLBQYAAAAABgAGAFkBAADv&#10;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6315710</wp:posOffset>
                </wp:positionV>
                <wp:extent cx="0" cy="8890"/>
                <wp:effectExtent l="0" t="0" r="0" b="0"/>
                <wp:wrapNone/>
                <wp:docPr id="13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8" o:spid="_x0000_s1026" o:spt="100" style="position:absolute;left:0pt;margin-left:368.65pt;margin-top:497.3pt;height:0.7pt;width:0pt;mso-position-horizontal-relative:page;mso-position-vertical-relative:page;z-index:-251644928;mso-width-relative:page;mso-height-relative:page;" fillcolor="#000000" filled="t" stroked="t" coordsize="1,14" o:gfxdata="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UnrU+1wAAAAsBAAAPAAAAAAAA&#10;AAEAIAAAACIAAABkcnMvZG93bnJldi54bWxQSwECFAAUAAAACACHTuJAwTAbCUwCAAAtBQAADgAA&#10;AAAAAAABACAAAAAm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6315710</wp:posOffset>
                </wp:positionV>
                <wp:extent cx="1803400" cy="8890"/>
                <wp:effectExtent l="0" t="0" r="0" b="0"/>
                <wp:wrapNone/>
                <wp:docPr id="14" name="任意多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9" o:spid="_x0000_s1026" o:spt="100" style="position:absolute;left:0pt;margin-left:368.65pt;margin-top:497.3pt;height:0.7pt;width:142pt;mso-position-horizontal-relative:page;mso-position-vertical-relative:page;z-index:-251643904;mso-width-relative:page;mso-height-relative:page;" fillcolor="#000000" filled="t" stroked="t" coordsize="2840,14" o:gfxdata="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Cg0DtoAAAAMAQAADwAAAAAAAAABACAAAAAiAAAAZHJzL2Rvd25yZXYueG1sUEsBAhQAFAAAAAgA&#10;h07iQPKp+gxcAgAAQAUAAA4AAAAAAAAAAQAgAAAAKQEAAGRycy9lMm9Eb2MueG1sUEsFBgAAAAAG&#10;AAYAWQEAAPcFAAAAAA=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6315710</wp:posOffset>
                </wp:positionV>
                <wp:extent cx="0" cy="8890"/>
                <wp:effectExtent l="0" t="0" r="0" b="0"/>
                <wp:wrapNone/>
                <wp:docPr id="15" name="任意多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0" o:spid="_x0000_s1026" o:spt="100" style="position:absolute;left:0pt;margin-left:510.65pt;margin-top:497.3pt;height:0.7pt;width:0pt;mso-position-horizontal-relative:page;mso-position-vertical-relative:page;z-index:-251642880;mso-width-relative:page;mso-height-relative:page;" fillcolor="#000000" filled="t" stroked="t" coordsize="1,14" o:gfxdata="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DZjMrXAAAADQEAAA8AAAAAAAAA&#10;AQAgAAAAIgAAAGRycy9kb3ducmV2LnhtbFBLAQIUABQAAAAIAIdO4kD44jVuSwIAAC0FAAAOAAAA&#10;AAAAAAEAIAAAACYBAABkcnMvZTJvRG9jLnhtbFBLBQYAAAAABgAGAFkBAADj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6324600</wp:posOffset>
                </wp:positionV>
                <wp:extent cx="0" cy="617855"/>
                <wp:effectExtent l="6350" t="6350" r="19050" b="10795"/>
                <wp:wrapNone/>
                <wp:docPr id="16" name="任意多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1" o:spid="_x0000_s1026" o:spt="100" style="position:absolute;left:0pt;margin-left:84.65pt;margin-top:498pt;height:48.65pt;width:0pt;mso-position-horizontal-relative:page;mso-position-vertical-relative:page;z-index:-251641856;mso-width-relative:page;mso-height-relative:page;" fillcolor="#000000" filled="t" stroked="t" coordsize="1,973" o:gfxdata="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17uHO1wAAAAwBAAAP&#10;AAAAAAAAAAEAIAAAACIAAABkcnMvZG93bnJldi54bWxQSwECFAAUAAAACACHTuJA0x9n5FICAAAy&#10;BQAADgAAAAAAAAABACAAAAAmAQAAZHJzL2Uyb0RvYy54bWxQSwUGAAAAAAYABgBZAQAA6gUAAAAA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6324600</wp:posOffset>
                </wp:positionV>
                <wp:extent cx="0" cy="617855"/>
                <wp:effectExtent l="6350" t="6350" r="19050" b="10795"/>
                <wp:wrapNone/>
                <wp:docPr id="17" name="任意多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2" o:spid="_x0000_s1026" o:spt="100" style="position:absolute;left:0pt;margin-left:368.65pt;margin-top:498pt;height:48.65pt;width:0pt;mso-position-horizontal-relative:page;mso-position-vertical-relative:page;z-index:-251640832;mso-width-relative:page;mso-height-relative:page;" fillcolor="#000000" filled="t" stroked="t" coordsize="1,973" o:gfxdata="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/LVfJ1wAAAAwBAAAP&#10;AAAAAAAAAAEAIAAAACIAAABkcnMvZG93bnJldi54bWxQSwECFAAUAAAACACHTuJAfc+yZVICAAAy&#10;BQAADgAAAAAAAAABACAAAAAmAQAAZHJzL2Uyb0RvYy54bWxQSwUGAAAAAAYABgBZAQAA6gUAAAAA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6324600</wp:posOffset>
                </wp:positionV>
                <wp:extent cx="0" cy="617855"/>
                <wp:effectExtent l="6350" t="6350" r="19050" b="10795"/>
                <wp:wrapNone/>
                <wp:docPr id="18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3" o:spid="_x0000_s1026" o:spt="100" style="position:absolute;left:0pt;margin-left:510.65pt;margin-top:498pt;height:48.65pt;width:0pt;mso-position-horizontal-relative:page;mso-position-vertical-relative:page;z-index:-251639808;mso-width-relative:page;mso-height-relative:page;" fillcolor="#000000" filled="t" stroked="t" coordsize="1,973" o:gfxdata="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TrESNgAAAAOAQAA&#10;DwAAAAAAAAABACAAAAAiAAAAZHJzL2Rvd25yZXYueG1sUEsBAhQAFAAAAAgAh07iQC8Qh4NSAgAA&#10;MgUAAA4AAAAAAAAAAQAgAAAAJwEAAGRycy9lMm9Eb2MueG1sUEsFBgAAAAAGAAYAWQEAAOsFAAAA&#10;AA==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6942455</wp:posOffset>
                </wp:positionV>
                <wp:extent cx="0" cy="8255"/>
                <wp:effectExtent l="0" t="0" r="0" b="0"/>
                <wp:wrapNone/>
                <wp:docPr id="19" name="任意多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4" o:spid="_x0000_s1026" o:spt="100" style="position:absolute;left:0pt;margin-left:84.65pt;margin-top:546.65pt;height:0.65pt;width:0pt;mso-position-horizontal-relative:page;mso-position-vertical-relative:page;z-index:-251638784;mso-width-relative:page;mso-height-relative:page;" fillcolor="#000000" filled="t" stroked="t" coordsize="1,13" o:gfxdata="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zlxu/XAAAADQEAAA8AAAAA&#10;AAAAAQAgAAAAIgAAAGRycy9kb3ducmV2LnhtbFBLAQIUABQAAAAIAIdO4kBW5huDTgIAAC0FAAAO&#10;AAAAAAAAAAEAIAAAACYBAABkcnMvZTJvRG9jLnhtbFBLBQYAAAAABgAGAFkBAADm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6942455</wp:posOffset>
                </wp:positionV>
                <wp:extent cx="8255" cy="8255"/>
                <wp:effectExtent l="0" t="0" r="0" b="0"/>
                <wp:wrapNone/>
                <wp:docPr id="20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5" o:spid="_x0000_s1026" o:spt="100" style="position:absolute;left:0pt;margin-left:226pt;margin-top:546.65pt;height:0.65pt;width:0.65pt;mso-position-horizontal-relative:page;mso-position-vertical-relative:page;z-index:-251637760;mso-width-relative:page;mso-height-relative:page;" fillcolor="#000000" filled="t" stroked="t" coordsize="13,13" o:gfxdata="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nItu+2wAAAA0B&#10;AAAPAAAAAAAAAAEAIAAAACIAAABkcnMvZG93bnJldi54bWxQSwECFAAUAAAACACHTuJAapz7LVEC&#10;AAA3BQAADgAAAAAAAAABACAAAAAqAQAAZHJzL2Uyb0RvYy54bWxQSwUGAAAAAAYABgBZAQAA7QUA&#10;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6942455</wp:posOffset>
                </wp:positionV>
                <wp:extent cx="0" cy="8255"/>
                <wp:effectExtent l="0" t="0" r="0" b="0"/>
                <wp:wrapNone/>
                <wp:docPr id="21" name="任意多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6" o:spid="_x0000_s1026" o:spt="100" style="position:absolute;left:0pt;margin-left:368.65pt;margin-top:546.65pt;height:0.65pt;width:0pt;mso-position-horizontal-relative:page;mso-position-vertical-relative:page;z-index:-251636736;mso-width-relative:page;mso-height-relative:page;" fillcolor="#000000" filled="t" stroked="t" coordsize="1,13" o:gfxdata="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uOWM+2AAAAA0BAAAPAAAA&#10;AAAAAAEAIAAAACIAAABkcnMvZG93bnJldi54bWxQSwECFAAUAAAACACHTuJAnO0iRU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6942455</wp:posOffset>
                </wp:positionV>
                <wp:extent cx="1803400" cy="8255"/>
                <wp:effectExtent l="0" t="0" r="0" b="0"/>
                <wp:wrapNone/>
                <wp:docPr id="22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7" o:spid="_x0000_s1026" o:spt="100" style="position:absolute;left:0pt;margin-left:368.65pt;margin-top:546.65pt;height:0.65pt;width:142pt;mso-position-horizontal-relative:page;mso-position-vertical-relative:page;z-index:-251635712;mso-width-relative:page;mso-height-relative:page;" fillcolor="#000000" filled="t" stroked="t" coordsize="2840,13" o:gfxdata="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qftSTaAAAADgEAAA8AAAAAAAAAAQAgAAAAIgAAAGRycy9kb3ducmV2LnhtbFBLAQIUABQAAAAI&#10;AIdO4kBD10oNXQIAAEAFAAAOAAAAAAAAAAEAIAAAACkBAABkcnMvZTJvRG9jLnhtbFBLBQYAAAAA&#10;BgAGAFkBAAD4BQAAAAA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6942455</wp:posOffset>
                </wp:positionV>
                <wp:extent cx="0" cy="8255"/>
                <wp:effectExtent l="0" t="0" r="0" b="0"/>
                <wp:wrapNone/>
                <wp:docPr id="23" name="任意多边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8" o:spid="_x0000_s1026" o:spt="100" style="position:absolute;left:0pt;margin-left:510.65pt;margin-top:546.65pt;height:0.65pt;width:0pt;mso-position-horizontal-relative:page;mso-position-vertical-relative:page;z-index:-251634688;mso-width-relative:page;mso-height-relative:page;" fillcolor="#000000" filled="t" stroked="t" coordsize="1,13" o:gfxdata="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/ktWe2AAAAA8BAAAPAAAA&#10;AAAAAAEAIAAAACIAAABkcnMvZG93bnJldi54bWxQSwECFAAUAAAACACHTuJADTdS6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6950710</wp:posOffset>
                </wp:positionV>
                <wp:extent cx="0" cy="618490"/>
                <wp:effectExtent l="6350" t="6350" r="19050" b="10160"/>
                <wp:wrapNone/>
                <wp:docPr id="24" name="任意多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8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4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9" o:spid="_x0000_s1026" o:spt="100" style="position:absolute;left:0pt;margin-left:368.65pt;margin-top:547.3pt;height:48.7pt;width:0pt;mso-position-horizontal-relative:page;mso-position-vertical-relative:page;z-index:-251633664;mso-width-relative:page;mso-height-relative:page;" fillcolor="#000000" filled="t" stroked="t" coordsize="1,974" o:gfxdata="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HPCQY2QAAAA0B&#10;AAAPAAAAAAAAAAEAIAAAACIAAABkcnMvZG93bnJldi54bWxQSwECFAAUAAAACACHTuJA2BXM/1MC&#10;AAAyBQAADgAAAAAAAAABACAAAAAoAQAAZHJzL2Uyb0RvYy54bWxQSwUGAAAAAAYABgBZAQAA7QUA&#10;AAAA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6950710</wp:posOffset>
                </wp:positionV>
                <wp:extent cx="0" cy="618490"/>
                <wp:effectExtent l="6350" t="6350" r="19050" b="10160"/>
                <wp:wrapNone/>
                <wp:docPr id="25" name="任意多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8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4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0" o:spid="_x0000_s1026" o:spt="100" style="position:absolute;left:0pt;margin-left:510.65pt;margin-top:547.3pt;height:48.7pt;width:0pt;mso-position-horizontal-relative:page;mso-position-vertical-relative:page;z-index:-251632640;mso-width-relative:page;mso-height-relative:page;" fillcolor="#000000" filled="t" stroked="t" coordsize="1,974" o:gfxdata="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3eVRdgAAAAPAQAADwAA&#10;AAAAAAABACAAAAAiAAAAZHJzL2Rvd25yZXYueG1sUEsBAhQAFAAAAAgAh07iQHHFDbFPAgAAMgUA&#10;AA4AAAAAAAAAAQAgAAAAJwEAAGRycy9lMm9Eb2MueG1sUEsFBgAAAAAGAAYAWQEAAOgFAAAAAA==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7569200</wp:posOffset>
                </wp:positionV>
                <wp:extent cx="0" cy="8255"/>
                <wp:effectExtent l="0" t="0" r="0" b="0"/>
                <wp:wrapNone/>
                <wp:docPr id="26" name="任意多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1" o:spid="_x0000_s1026" o:spt="100" style="position:absolute;left:0pt;margin-left:84.65pt;margin-top:596pt;height:0.65pt;width:0pt;mso-position-horizontal-relative:page;mso-position-vertical-relative:page;z-index:-251631616;mso-width-relative:page;mso-height-relative:page;" fillcolor="#000000" filled="t" stroked="t" coordsize="1,13" o:gfxdata="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aMVbM2AAAAA0BAAAPAAAA&#10;AAAAAAEAIAAAACIAAABkcnMvZG93bnJldi54bWxQSwECFAAUAAAACACHTuJAsbwuA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7569200</wp:posOffset>
                </wp:positionV>
                <wp:extent cx="8255" cy="8255"/>
                <wp:effectExtent l="0" t="0" r="0" b="0"/>
                <wp:wrapNone/>
                <wp:docPr id="27" name="任意多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2" o:spid="_x0000_s1026" o:spt="100" style="position:absolute;left:0pt;margin-left:226pt;margin-top:596pt;height:0.65pt;width:0.65pt;mso-position-horizontal-relative:page;mso-position-vertical-relative:page;z-index:-251630592;mso-width-relative:page;mso-height-relative:page;" fillcolor="#000000" filled="t" stroked="t" coordsize="13,13" o:gfxdata="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h9kud2gAAAA0B&#10;AAAPAAAAAAAAAAEAIAAAACIAAABkcnMvZG93bnJldi54bWxQSwECFAAUAAAACACHTuJAhx9yJFIC&#10;AAA3BQAADgAAAAAAAAABACAAAAApAQAAZHJzL2Uyb0RvYy54bWxQSwUGAAAAAAYABgBZAQAA7QUA&#10;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page">
                  <wp:posOffset>2878455</wp:posOffset>
                </wp:positionH>
                <wp:positionV relativeFrom="page">
                  <wp:posOffset>7569200</wp:posOffset>
                </wp:positionV>
                <wp:extent cx="1803400" cy="8255"/>
                <wp:effectExtent l="0" t="0" r="0" b="0"/>
                <wp:wrapNone/>
                <wp:docPr id="28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3" o:spid="_x0000_s1026" o:spt="100" style="position:absolute;left:0pt;margin-left:226.65pt;margin-top:596pt;height:0.65pt;width:142pt;mso-position-horizontal-relative:page;mso-position-vertical-relative:page;z-index:-251629568;mso-width-relative:page;mso-height-relative:page;" fillcolor="#000000" filled="t" stroked="t" coordsize="2840,13" o:gfxdata="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u&#10;HmR92QAAAA0BAAAPAAAAAAAAAAEAIAAAACIAAABkcnMvZG93bnJldi54bWxQSwECFAAUAAAACACH&#10;TuJA5wwro1wCAABABQAADgAAAAAAAAABACAAAAAoAQAAZHJzL2Uyb0RvYy54bWxQSwUGAAAAAAYA&#10;BgBZAQAA9gUAAAAA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7569200</wp:posOffset>
                </wp:positionV>
                <wp:extent cx="0" cy="8255"/>
                <wp:effectExtent l="0" t="0" r="0" b="0"/>
                <wp:wrapNone/>
                <wp:docPr id="29" name="任意多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4" o:spid="_x0000_s1026" o:spt="100" style="position:absolute;left:0pt;margin-left:368.65pt;margin-top:596pt;height:0.65pt;width:0pt;mso-position-horizontal-relative:page;mso-position-vertical-relative:page;z-index:-251628544;mso-width-relative:page;mso-height-relative:page;" fillcolor="#000000" filled="t" stroked="t" coordsize="1,13" o:gfxdata="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jt8x3XAAAADQEAAA8AAAAA&#10;AAAAAQAgAAAAIgAAAGRycy9kb3ducmV2LnhtbFBLAQIUABQAAAAIAIdO4kD9gtlBTgIAAC0FAAAO&#10;AAAAAAAAAAEAIAAAACYBAABkcnMvZTJvRG9jLnhtbFBLBQYAAAAABgAGAFkBAADm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7569200</wp:posOffset>
                </wp:positionV>
                <wp:extent cx="1803400" cy="8255"/>
                <wp:effectExtent l="0" t="0" r="0" b="0"/>
                <wp:wrapNone/>
                <wp:docPr id="30" name="任意多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5" o:spid="_x0000_s1026" o:spt="100" style="position:absolute;left:0pt;margin-left:368.65pt;margin-top:596pt;height:0.65pt;width:142pt;mso-position-horizontal-relative:page;mso-position-vertical-relative:page;z-index:-251627520;mso-width-relative:page;mso-height-relative:page;" fillcolor="#000000" filled="t" stroked="t" coordsize="2840,13" o:gfxdata="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R2rUx&#10;2QAAAA4BAAAPAAAAAAAAAAEAIAAAACIAAABkcnMvZG93bnJldi54bWxQSwECFAAUAAAACACHTuJA&#10;Flg4F1kCAABABQAADgAAAAAAAAABACAAAAAoAQAAZHJzL2Uyb0RvYy54bWxQSwUGAAAAAAYABgBZ&#10;AQAA8wUAAAAA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7569200</wp:posOffset>
                </wp:positionV>
                <wp:extent cx="0" cy="8255"/>
                <wp:effectExtent l="0" t="0" r="0" b="0"/>
                <wp:wrapNone/>
                <wp:docPr id="31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6" o:spid="_x0000_s1026" o:spt="100" style="position:absolute;left:0pt;margin-left:510.65pt;margin-top:596pt;height:0.65pt;width:0pt;mso-position-horizontal-relative:page;mso-position-vertical-relative:page;z-index:-251626496;mso-width-relative:page;mso-height-relative:page;" fillcolor="#000000" filled="t" stroked="t" coordsize="1,13" o:gfxdata="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E19WL2AAAAA8BAAAPAAAA&#10;AAAAAAEAIAAAACIAAABkcnMvZG93bnJldi54bWxQSwECFAAUAAAACACHTuJAEv3bc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7577455</wp:posOffset>
                </wp:positionV>
                <wp:extent cx="0" cy="617855"/>
                <wp:effectExtent l="6350" t="6350" r="19050" b="10795"/>
                <wp:wrapNone/>
                <wp:docPr id="32" name="任意多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7" o:spid="_x0000_s1026" o:spt="100" style="position:absolute;left:0pt;margin-left:368.65pt;margin-top:596.65pt;height:48.65pt;width:0pt;mso-position-horizontal-relative:page;mso-position-vertical-relative:page;z-index:-251625472;mso-width-relative:page;mso-height-relative:page;" fillcolor="#000000" filled="t" stroked="t" coordsize="1,973" o:gfxdata="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BXbC9gAAAANAQAA&#10;DwAAAAAAAAABACAAAAAiAAAAZHJzL2Rvd25yZXYueG1sUEsBAhQAFAAAAAgAh07iQJnfPu1SAgAA&#10;MgUAAA4AAAAAAAAAAQAgAAAAJwEAAGRycy9lMm9Eb2MueG1sUEsFBgAAAAAGAAYAWQEAAOsFAAAA&#10;AA==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7577455</wp:posOffset>
                </wp:positionV>
                <wp:extent cx="0" cy="617855"/>
                <wp:effectExtent l="6350" t="6350" r="19050" b="10795"/>
                <wp:wrapNone/>
                <wp:docPr id="33" name="任意多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8" o:spid="_x0000_s1026" o:spt="100" style="position:absolute;left:0pt;margin-left:510.65pt;margin-top:596.65pt;height:48.65pt;width:0pt;mso-position-horizontal-relative:page;mso-position-vertical-relative:page;z-index:-251624448;mso-width-relative:page;mso-height-relative:page;" fillcolor="#000000" filled="t" stroked="t" coordsize="1,973" o:gfxdata="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fkLwe1wAAAA8BAAAP&#10;AAAAAAAAAAEAIAAAACIAAABkcnMvZG93bnJldi54bWxQSwECFAAUAAAACACHTuJAGqvNbFICAAAy&#10;BQAADgAAAAAAAAABACAAAAAmAQAAZHJzL2Uyb0RvYy54bWxQSwUGAAAAAAYABgBZAQAA6gUAAAAA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8195310</wp:posOffset>
                </wp:positionV>
                <wp:extent cx="0" cy="8890"/>
                <wp:effectExtent l="0" t="0" r="0" b="0"/>
                <wp:wrapNone/>
                <wp:docPr id="34" name="任意多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9" o:spid="_x0000_s1026" o:spt="100" style="position:absolute;left:0pt;margin-left:84.65pt;margin-top:645.3pt;height:0.7pt;width:0pt;mso-position-horizontal-relative:page;mso-position-vertical-relative:page;z-index:-251623424;mso-width-relative:page;mso-height-relative:page;" fillcolor="#000000" filled="t" stroked="t" coordsize="1,14" o:gfxdata="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48VVD9YAAAANAQAADwAAAAAA&#10;AAABACAAAAAiAAAAZHJzL2Rvd25yZXYueG1sUEsBAhQAFAAAAAgAh07iQM/5EhpOAgAALQUAAA4A&#10;AAAAAAAAAQAgAAAAJQ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8195310</wp:posOffset>
                </wp:positionV>
                <wp:extent cx="1795145" cy="8890"/>
                <wp:effectExtent l="0" t="0" r="0" b="0"/>
                <wp:wrapNone/>
                <wp:docPr id="35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27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0" o:spid="_x0000_s1026" o:spt="100" style="position:absolute;left:0pt;margin-left:84.65pt;margin-top:645.3pt;height:0.7pt;width:141.35pt;mso-position-horizontal-relative:page;mso-position-vertical-relative:page;z-index:-251622400;mso-width-relative:page;mso-height-relative:page;" fillcolor="#000000" filled="t" stroked="t" coordsize="2827,14" o:gfxdata="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I7&#10;c9jZAAAADQEAAA8AAAAAAAAAAQAgAAAAIgAAAGRycy9kb3ducmV2LnhtbFBLAQIUABQAAAAIAIdO&#10;4kDqJEb6WwIAAEAFAAAOAAAAAAAAAAEAIAAAACgBAABkcnMvZTJvRG9jLnhtbFBLBQYAAAAABgAG&#10;AFkBAAD1BQAAAAA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8195310</wp:posOffset>
                </wp:positionV>
                <wp:extent cx="8255" cy="8890"/>
                <wp:effectExtent l="0" t="0" r="0" b="0"/>
                <wp:wrapNone/>
                <wp:docPr id="36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1" o:spid="_x0000_s1026" o:spt="100" style="position:absolute;left:0pt;margin-left:226pt;margin-top:645.3pt;height:0.7pt;width:0.65pt;mso-position-horizontal-relative:page;mso-position-vertical-relative:page;z-index:-251621376;mso-width-relative:page;mso-height-relative:page;" fillcolor="#000000" filled="t" stroked="t" coordsize="13,14" o:gfxdata="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HsU8M2wAA&#10;AA0BAAAPAAAAAAAAAAEAIAAAACIAAABkcnMvZG93bnJldi54bWxQSwECFAAUAAAACACHTuJAkLLp&#10;CFQCAAA3BQAADgAAAAAAAAABACAAAAAqAQAAZHJzL2Uyb0RvYy54bWxQSwUGAAAAAAYABgBZAQAA&#10;8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page">
                  <wp:posOffset>2878455</wp:posOffset>
                </wp:positionH>
                <wp:positionV relativeFrom="page">
                  <wp:posOffset>8195310</wp:posOffset>
                </wp:positionV>
                <wp:extent cx="1803400" cy="8890"/>
                <wp:effectExtent l="0" t="0" r="0" b="0"/>
                <wp:wrapNone/>
                <wp:docPr id="37" name="任意多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2" o:spid="_x0000_s1026" o:spt="100" style="position:absolute;left:0pt;margin-left:226.65pt;margin-top:645.3pt;height:0.7pt;width:142pt;mso-position-horizontal-relative:page;mso-position-vertical-relative:page;z-index:-251620352;mso-width-relative:page;mso-height-relative:page;" fillcolor="#000000" filled="t" stroked="t" coordsize="2840,14" o:gfxdata="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etY5dsAAAANAQAADwAAAAAAAAABACAAAAAiAAAAZHJzL2Rvd25yZXYueG1sUEsBAhQAFAAA&#10;AAgAh07iQBNtS4peAgAAQAUAAA4AAAAAAAAAAQAgAAAAKgEAAGRycy9lMm9Eb2MueG1sUEsFBgAA&#10;AAAGAAYAWQEAAPoFAAAAAA=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8195310</wp:posOffset>
                </wp:positionV>
                <wp:extent cx="0" cy="8890"/>
                <wp:effectExtent l="0" t="0" r="0" b="0"/>
                <wp:wrapNone/>
                <wp:docPr id="38" name="任意多边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3" o:spid="_x0000_s1026" o:spt="100" style="position:absolute;left:0pt;margin-left:368.65pt;margin-top:645.3pt;height:0.7pt;width:0pt;mso-position-horizontal-relative:page;mso-position-vertical-relative:page;z-index:-251619328;mso-width-relative:page;mso-height-relative:page;" fillcolor="#000000" filled="t" stroked="t" coordsize="1,14" o:gfxdata="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0Rnw3tYAAAANAQAADwAAAAAA&#10;AAABACAAAAAiAAAAZHJzL2Rvd25yZXYueG1sUEsBAhQAFAAAAAgAh07iQE+zSANOAgAALQUAAA4A&#10;AAAAAAAAAQAgAAAAJQ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8195310</wp:posOffset>
                </wp:positionV>
                <wp:extent cx="1803400" cy="8890"/>
                <wp:effectExtent l="0" t="0" r="0" b="0"/>
                <wp:wrapNone/>
                <wp:docPr id="39" name="任意多边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4" o:spid="_x0000_s1026" o:spt="100" style="position:absolute;left:0pt;margin-left:368.65pt;margin-top:645.3pt;height:0.7pt;width:142pt;mso-position-horizontal-relative:page;mso-position-vertical-relative:page;z-index:-251618304;mso-width-relative:page;mso-height-relative:page;" fillcolor="#000000" filled="t" stroked="t" coordsize="2840,14" o:gfxdata="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0YCI32wAAAA4BAAAPAAAAAAAAAAEAIAAAACIAAABkcnMvZG93bnJldi54bWxQSwECFAAUAAAA&#10;CACHTuJAWiRC6l0CAABABQAADgAAAAAAAAABACAAAAAqAQAAZHJzL2Uyb0RvYy54bWxQSwUGAAAA&#10;AAYABgBZAQAA+QUAAAAA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8195310</wp:posOffset>
                </wp:positionV>
                <wp:extent cx="0" cy="8890"/>
                <wp:effectExtent l="0" t="0" r="0" b="0"/>
                <wp:wrapNone/>
                <wp:docPr id="40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5" o:spid="_x0000_s1026" o:spt="100" style="position:absolute;left:0pt;margin-left:510.65pt;margin-top:645.3pt;height:0.7pt;width:0pt;mso-position-horizontal-relative:page;mso-position-vertical-relative:page;z-index:-251617280;mso-width-relative:page;mso-height-relative:page;" fillcolor="#000000" filled="t" stroked="t" coordsize="1,14" o:gfxdata="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HQOUtcAAAAPAQAADwAAAAAA&#10;AAABACAAAAAiAAAAZHJzL2Rvd25yZXYueG1sUEsBAhQAFAAAAAgAh07iQIxJuxlNAgAALQUAAA4A&#10;AAAAAAAAAQAgAAAAJg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8517255</wp:posOffset>
                </wp:positionV>
                <wp:extent cx="0" cy="8255"/>
                <wp:effectExtent l="0" t="0" r="0" b="0"/>
                <wp:wrapNone/>
                <wp:docPr id="41" name="任意多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6" o:spid="_x0000_s1026" o:spt="100" style="position:absolute;left:0pt;margin-left:84.65pt;margin-top:670.65pt;height:0.65pt;width:0pt;mso-position-horizontal-relative:page;mso-position-vertical-relative:page;z-index:-251616256;mso-width-relative:page;mso-height-relative:page;" fillcolor="#000000" filled="t" stroked="t" coordsize="1,13" o:gfxdata="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Nq6GB2AAAAA0BAAAPAAAA&#10;AAAAAAEAIAAAACIAAABkcnMvZG93bnJldi54bWxQSwECFAAUAAAACACHTuJAuI409U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8517255</wp:posOffset>
                </wp:positionV>
                <wp:extent cx="8255" cy="8255"/>
                <wp:effectExtent l="0" t="0" r="0" b="0"/>
                <wp:wrapNone/>
                <wp:docPr id="42" name="任意多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7" o:spid="_x0000_s1026" o:spt="100" style="position:absolute;left:0pt;margin-left:226pt;margin-top:670.65pt;height:0.65pt;width:0.65pt;mso-position-horizontal-relative:page;mso-position-vertical-relative:page;z-index:-251615232;mso-width-relative:page;mso-height-relative:page;" fillcolor="#000000" filled="t" stroked="t" coordsize="13,13" o:gfxdata="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dmy80NsAAAAN&#10;AQAADwAAAAAAAAABACAAAAAiAAAAZHJzL2Rvd25yZXYueG1sUEsBAhQAFAAAAAgAh07iQH+waeFS&#10;AgAANwUAAA4AAAAAAAAAAQAgAAAAKgEAAGRycy9lMm9Eb2MueG1sUEsFBgAAAAAGAAYAWQEAAO4F&#10;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8517255</wp:posOffset>
                </wp:positionV>
                <wp:extent cx="0" cy="8255"/>
                <wp:effectExtent l="0" t="0" r="0" b="0"/>
                <wp:wrapNone/>
                <wp:docPr id="43" name="任意多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8" o:spid="_x0000_s1026" o:spt="100" style="position:absolute;left:0pt;margin-left:368.65pt;margin-top:670.65pt;height:0.65pt;width:0pt;mso-position-horizontal-relative:page;mso-position-vertical-relative:page;z-index:-251614208;mso-width-relative:page;mso-height-relative:page;" fillcolor="#000000" filled="t" stroked="t" coordsize="1,13" o:gfxdata="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/dwRQ2AAAAA0BAAAPAAAA&#10;AAAAAAEAIAAAACIAAABkcnMvZG93bnJldi54bWxQSwECFAAUAAAACACHTuJAKVREW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8517255</wp:posOffset>
                </wp:positionV>
                <wp:extent cx="0" cy="8255"/>
                <wp:effectExtent l="0" t="0" r="0" b="0"/>
                <wp:wrapNone/>
                <wp:docPr id="44" name="任意多边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9" o:spid="_x0000_s1026" o:spt="100" style="position:absolute;left:0pt;margin-left:510.65pt;margin-top:670.65pt;height:0.65pt;width:0pt;mso-position-horizontal-relative:page;mso-position-vertical-relative:page;z-index:-251613184;mso-width-relative:page;mso-height-relative:page;" fillcolor="#000000" filled="t" stroked="t" coordsize="1,13" o:gfxdata="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ux0/l2AAAAA8BAAAPAAAA&#10;AAAAAAEAIAAAACIAAABkcnMvZG93bnJldi54bWxQSwECFAAUAAAACACHTuJAO7y/J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45" name="任意多边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0" o:spid="_x0000_s1026" o:spt="100" style="position:absolute;left:0pt;margin-left:84.65pt;margin-top:695.3pt;height:0.7pt;width:0pt;mso-position-horizontal-relative:page;mso-position-vertical-relative:page;z-index:-251612160;mso-width-relative:page;mso-height-relative:page;" fillcolor="#000000" filled="t" stroked="t" coordsize="1,14" o:gfxdata="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IxavDWAAAADQEAAA8AAAAAAAAA&#10;AQAgAAAAIgAAAGRycy9kb3ducmV2LnhtbFBLAQIUABQAAAAIAIdO4kB35eEcTAIAAC0FAAAOAAAA&#10;AAAAAAEAIAAAACUBAABkcnMvZTJvRG9jLnhtbFBLBQYAAAAABgAGAFkBAADj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46" name="任意多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1" o:spid="_x0000_s1026" o:spt="100" style="position:absolute;left:0pt;margin-left:84.65pt;margin-top:695.3pt;height:0.7pt;width:0pt;mso-position-horizontal-relative:page;mso-position-vertical-relative:page;z-index:-251611136;mso-width-relative:page;mso-height-relative:page;" fillcolor="#000000" filled="t" stroked="t" coordsize="1,14" o:gfxdata="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jFq8NYAAAANAQAADwAAAAAA&#10;AAABACAAAAAiAAAAZHJzL2Rvd25yZXYueG1sUEsBAhQAFAAAAAgAh07iQMvpeglOAgAALQUAAA4A&#10;AAAAAAAAAQAgAAAAJQ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8830310</wp:posOffset>
                </wp:positionV>
                <wp:extent cx="8255" cy="8890"/>
                <wp:effectExtent l="0" t="0" r="0" b="0"/>
                <wp:wrapNone/>
                <wp:docPr id="47" name="任意多边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2" o:spid="_x0000_s1026" o:spt="100" style="position:absolute;left:0pt;margin-left:226pt;margin-top:695.3pt;height:0.7pt;width:0.65pt;mso-position-horizontal-relative:page;mso-position-vertical-relative:page;z-index:-251610112;mso-width-relative:page;mso-height-relative:page;" fillcolor="#000000" filled="t" stroked="t" coordsize="13,14" o:gfxdata="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kVw89sA&#10;AAANAQAADwAAAAAAAAABACAAAAAiAAAAZHJzL2Rvd25yZXYueG1sUEsBAhQAFAAAAAgAh07iQDid&#10;g3VVAgAANwUAAA4AAAAAAAAAAQAgAAAAKgEAAGRycy9lMm9Eb2MueG1sUEsFBgAAAAAGAAYAWQEA&#10;APE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48" name="任意多边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3" o:spid="_x0000_s1026" o:spt="100" style="position:absolute;left:0pt;margin-left:368.65pt;margin-top:695.3pt;height:0.7pt;width:0pt;mso-position-horizontal-relative:page;mso-position-vertical-relative:page;z-index:-251609088;mso-width-relative:page;mso-height-relative:page;" fillcolor="#000000" filled="t" stroked="t" coordsize="1,14" o:gfxdata="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DtzyHXAAAADQEAAA8AAAAA&#10;AAAAAQAgAAAAIgAAAGRycy9kb3ducmV2LnhtbFBLAQIUABQAAAAIAIdO4kDvOY3wTgIAAC0FAAAO&#10;AAAAAAAAAAEAIAAAACYBAABkcnMvZTJvRG9jLnhtbFBLBQYAAAAABgAGAFkBAADm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49" name="任意多边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4" o:spid="_x0000_s1026" o:spt="100" style="position:absolute;left:0pt;margin-left:510.65pt;margin-top:695.3pt;height:0.7pt;width:0pt;mso-position-horizontal-relative:page;mso-position-vertical-relative:page;z-index:-251608064;mso-width-relative:page;mso-height-relative:page;" fillcolor="#000000" filled="t" stroked="t" coordsize="1,14" o:gfxdata="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KUH+TXAAAADwEAAA8AAAAA&#10;AAAAAQAgAAAAIgAAAGRycy9kb3ducmV2LnhtbFBLAQIUABQAAAAIAIdO4kCH141KTgIAAC0FAAAO&#10;AAAAAAAAAAEAIAAAACYBAABkcnMvZTJvRG9jLnhtbFBLBQYAAAAABgAGAFkBAADm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50" name="任意多边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5" o:spid="_x0000_s1026" o:spt="100" style="position:absolute;left:0pt;margin-left:510.65pt;margin-top:695.3pt;height:0.7pt;width:0pt;mso-position-horizontal-relative:page;mso-position-vertical-relative:page;z-index:-251607040;mso-width-relative:page;mso-height-relative:page;" fillcolor="#000000" filled="t" stroked="t" coordsize="1,14" o:gfxdata="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IpQf5NcAAAAPAQAADwAAAAAA&#10;AAABACAAAAAiAAAAZHJzL2Rvd25yZXYueG1sUEsBAhQAFAAAAAgAh07iQAJZQi5NAgAALQUAAA4A&#10;AAAAAAAAAQAgAAAAJg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sz w:val="24"/>
        </w:rPr>
        <w:t>4）首先开启telnet功能，在控制面板中打开“程序和功能”，点击左侧“启动或关闭Windows功能”</w:t>
      </w:r>
      <w:r>
        <w:rPr>
          <w:rFonts w:hint="default" w:ascii="宋体" w:hAnsi="宋体" w:cs="宋体"/>
          <w:sz w:val="24"/>
          <w:lang w:val="en"/>
        </w:rPr>
        <w:t>，然后打开Telnet Client。</w:t>
      </w:r>
    </w:p>
    <w:p w14:paraId="011CCBB5">
      <w:pPr>
        <w:rPr>
          <w:rFonts w:hint="eastAsia"/>
          <w:sz w:val="18"/>
          <w:szCs w:val="18"/>
        </w:rPr>
      </w:pPr>
    </w:p>
    <w:p w14:paraId="61BBB70E">
      <w:pPr>
        <w:rPr>
          <w:sz w:val="18"/>
          <w:szCs w:val="18"/>
        </w:rPr>
      </w:pP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-257810</wp:posOffset>
            </wp:positionH>
            <wp:positionV relativeFrom="paragraph">
              <wp:posOffset>100330</wp:posOffset>
            </wp:positionV>
            <wp:extent cx="4461510" cy="2906395"/>
            <wp:effectExtent l="0" t="0" r="8890" b="14605"/>
            <wp:wrapSquare wrapText="bothSides"/>
            <wp:docPr id="6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20F60E">
      <w:pPr>
        <w:rPr>
          <w:sz w:val="18"/>
          <w:szCs w:val="18"/>
        </w:rPr>
      </w:pPr>
    </w:p>
    <w:p w14:paraId="5F979C8A">
      <w:pPr>
        <w:rPr>
          <w:sz w:val="18"/>
          <w:szCs w:val="18"/>
        </w:rPr>
      </w:pPr>
      <w: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-643890</wp:posOffset>
            </wp:positionH>
            <wp:positionV relativeFrom="paragraph">
              <wp:posOffset>184785</wp:posOffset>
            </wp:positionV>
            <wp:extent cx="2265045" cy="2418080"/>
            <wp:effectExtent l="0" t="0" r="20955" b="20320"/>
            <wp:wrapSquare wrapText="bothSides"/>
            <wp:docPr id="7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CCC7C9">
      <w:pPr>
        <w:rPr>
          <w:sz w:val="18"/>
          <w:szCs w:val="18"/>
        </w:rPr>
      </w:pPr>
    </w:p>
    <w:p w14:paraId="0C46C227">
      <w:pPr>
        <w:rPr>
          <w:rFonts w:hint="eastAsia"/>
          <w:sz w:val="18"/>
          <w:szCs w:val="18"/>
        </w:rPr>
      </w:pPr>
    </w:p>
    <w:p w14:paraId="04391906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5</w:t>
      </w:r>
      <w:r>
        <w:rPr>
          <w:rFonts w:ascii="宋体" w:hAnsi="宋体" w:cs="宋体"/>
          <w:sz w:val="24"/>
        </w:rPr>
        <w:t>)</w:t>
      </w:r>
      <w:r>
        <w:rPr>
          <w:rFonts w:hint="eastAsia" w:ascii="宋体" w:hAnsi="宋体" w:cs="宋体"/>
          <w:sz w:val="24"/>
        </w:rPr>
        <w:t>在命令行(</w:t>
      </w:r>
      <w:r>
        <w:rPr>
          <w:rFonts w:ascii="宋体" w:hAnsi="宋体" w:cs="宋体"/>
          <w:sz w:val="24"/>
        </w:rPr>
        <w:t>CMD)</w:t>
      </w:r>
      <w:r>
        <w:rPr>
          <w:rFonts w:hint="eastAsia" w:ascii="宋体" w:hAnsi="宋体" w:cs="宋体"/>
          <w:sz w:val="24"/>
        </w:rPr>
        <w:t>中</w:t>
      </w:r>
      <w:r>
        <w:rPr>
          <w:rFonts w:ascii="宋体" w:hAnsi="宋体" w:cs="宋体"/>
          <w:sz w:val="24"/>
        </w:rPr>
        <w:t xml:space="preserve">执行 </w:t>
      </w:r>
      <w:r>
        <w:rPr>
          <w:sz w:val="24"/>
        </w:rPr>
        <w:t>telnet 192.168.0.2</w:t>
      </w:r>
      <w:r>
        <w:rPr>
          <w:rFonts w:ascii="宋体" w:hAnsi="宋体" w:cs="宋体"/>
          <w:sz w:val="24"/>
        </w:rPr>
        <w:t xml:space="preserve">，与设备连接，输入密码 </w:t>
      </w:r>
      <w:r>
        <w:rPr>
          <w:sz w:val="24"/>
        </w:rPr>
        <w:t>h3c</w:t>
      </w:r>
      <w:r>
        <w:rPr>
          <w:rFonts w:ascii="宋体" w:hAnsi="宋体" w:cs="宋体"/>
          <w:sz w:val="24"/>
        </w:rPr>
        <w:t>，认证通过后出现命令行提示符（如</w:t>
      </w:r>
      <w:r>
        <w:rPr>
          <w:sz w:val="24"/>
        </w:rPr>
        <w:t>&lt;H3C&gt;</w:t>
      </w:r>
      <w:r>
        <w:rPr>
          <w:rFonts w:ascii="宋体" w:hAnsi="宋体" w:cs="宋体"/>
          <w:sz w:val="24"/>
        </w:rPr>
        <w:t>），说明成功登陆。</w:t>
      </w:r>
    </w:p>
    <w:p w14:paraId="092A386E">
      <w:pPr>
        <w:rPr>
          <w:rFonts w:ascii="宋体" w:hAnsi="宋体" w:cs="宋体"/>
          <w:sz w:val="18"/>
          <w:szCs w:val="18"/>
        </w:rPr>
      </w:pPr>
    </w:p>
    <w:p w14:paraId="2CA12F1C">
      <w:pPr>
        <w:rPr>
          <w:rFonts w:hint="eastAsia"/>
          <w:b/>
          <w:bCs/>
          <w:sz w:val="28"/>
          <w:szCs w:val="28"/>
        </w:rPr>
        <w:sectPr>
          <w:pgSz w:w="11893" w:h="16826"/>
          <w:pgMar w:top="1440" w:right="1800" w:bottom="1440" w:left="1800" w:header="720" w:footer="720" w:gutter="0"/>
          <w:cols w:space="720" w:num="1"/>
          <w:docGrid w:linePitch="286" w:charSpace="0"/>
        </w:sectPr>
      </w:pPr>
      <w:r>
        <w:rPr>
          <w:rFonts w:hint="eastAsia"/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2.6.实验配置与命</w:t>
      </w:r>
      <w:r>
        <w:rPr>
          <w:rFonts w:hint="eastAsia"/>
          <w:b/>
          <w:bCs/>
          <w:sz w:val="28"/>
          <w:szCs w:val="28"/>
        </w:rPr>
        <w:t>令</w:t>
      </w:r>
    </w:p>
    <w:p w14:paraId="5747B98E">
      <w:pPr>
        <w:rPr>
          <w:rFonts w:hint="eastAsia" w:ascii="宋体" w:hAnsi="宋体" w:cs="宋体"/>
          <w:sz w:val="24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556260</wp:posOffset>
            </wp:positionH>
            <wp:positionV relativeFrom="paragraph">
              <wp:posOffset>55245</wp:posOffset>
            </wp:positionV>
            <wp:extent cx="5594350" cy="3004185"/>
            <wp:effectExtent l="0" t="0" r="19050" b="18415"/>
            <wp:wrapTopAndBottom/>
            <wp:docPr id="7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33A750">
      <w:pPr>
        <w:rPr>
          <w:rFonts w:hint="eastAsia" w:ascii="宋体" w:hAnsi="宋体" w:cs="宋体"/>
          <w:sz w:val="24"/>
        </w:rPr>
        <w:sectPr>
          <w:type w:val="continuous"/>
          <w:pgSz w:w="11893" w:h="16826"/>
          <w:pgMar w:top="666" w:right="133" w:bottom="240" w:left="666" w:header="720" w:footer="720" w:gutter="0"/>
          <w:cols w:equalWidth="0" w:num="3">
            <w:col w:w="3973" w:space="0"/>
            <w:col w:w="2840" w:space="0"/>
            <w:col w:w="4280"/>
          </w:cols>
        </w:sectPr>
      </w:pPr>
      <w:r>
        <mc:AlternateContent>
          <mc:Choice Requires="wps">
            <w:drawing>
              <wp:anchor distT="45720" distB="45720" distL="114300" distR="114300" simplePos="0" relativeHeight="251731968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117475</wp:posOffset>
                </wp:positionV>
                <wp:extent cx="5429885" cy="1762125"/>
                <wp:effectExtent l="6350" t="6350" r="24765" b="9525"/>
                <wp:wrapSquare wrapText="bothSides"/>
                <wp:docPr id="72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885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3BDBB5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lang w:val="zh-CN"/>
                              </w:rPr>
                              <w:t>Ps: user privilege level 3</w:t>
                            </w:r>
                            <w:r>
                              <w:rPr>
                                <w:rFonts w:hint="eastAsia"/>
                                <w:lang w:val="zh-CN"/>
                              </w:rPr>
                              <w:t>可能报错，建议换成</w:t>
                            </w:r>
                            <w:r>
                              <w:rPr>
                                <w:lang w:val="zh-CN"/>
                              </w:rPr>
                              <w:t>user-role network-admin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59" o:spid="_x0000_s1026" o:spt="202" type="#_x0000_t202" style="position:absolute;left:0pt;margin-left:49.8pt;margin-top:9.25pt;height:138.75pt;width:427.55pt;mso-wrap-distance-bottom:3.6pt;mso-wrap-distance-left:9pt;mso-wrap-distance-right:9pt;mso-wrap-distance-top:3.6pt;z-index:251731968;mso-width-relative:page;mso-height-relative:margin;mso-height-percent:200;" fillcolor="#FFFFFF" filled="t" stroked="t" coordsize="21600,21600" o:gfxdata="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hxe&#10;JdcAAAAJAQAADwAAAAAAAAABACAAAAAiAAAAZHJzL2Rvd25yZXYueG1sUEsBAhQAFAAAAAgAh07i&#10;QLSVAqMjAgAAYQQAAA4AAAAAAAAAAQAgAAAAJgEAAGRycy9lMm9Eb2MueG1sUEsFBgAAAAAGAAYA&#10;WQEAALsFAAAAAA==&#10;">
                <v:fill on="t" focussize="0,0"/>
                <v:stroke color="#000000" joinstyle="miter"/>
                <v:imagedata o:title=""/>
                <o:lock v:ext="edit" aspectratio="f"/>
                <v:textbox style="mso-fit-shape-to-text:t;">
                  <w:txbxContent>
                    <w:p w14:paraId="53BDBB56">
                      <w:pPr>
                        <w:rPr>
                          <w:rFonts w:hint="eastAsia"/>
                        </w:rPr>
                      </w:pPr>
                      <w:r>
                        <w:rPr>
                          <w:lang w:val="zh-CN"/>
                        </w:rPr>
                        <w:t>Ps: user privilege level 3</w:t>
                      </w:r>
                      <w:r>
                        <w:rPr>
                          <w:rFonts w:hint="eastAsia"/>
                          <w:lang w:val="zh-CN"/>
                        </w:rPr>
                        <w:t>可能报错，建议换成</w:t>
                      </w:r>
                      <w:r>
                        <w:rPr>
                          <w:lang w:val="zh-CN"/>
                        </w:rPr>
                        <w:t>user-role network-admin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B6BFC0">
      <w:pPr>
        <w:rPr>
          <w:rFonts w:hint="eastAsia"/>
          <w:sz w:val="18"/>
          <w:szCs w:val="18"/>
        </w:rPr>
      </w:pPr>
    </w:p>
    <w:p w14:paraId="1ACB5FF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2.7.实验结果分析与总结 </w:t>
      </w:r>
    </w:p>
    <w:p w14:paraId="4C3D5828">
      <w:pPr>
        <w:rPr>
          <w:rFonts w:hint="eastAsia"/>
          <w:sz w:val="18"/>
          <w:szCs w:val="18"/>
        </w:rPr>
      </w:pPr>
    </w:p>
    <w:p w14:paraId="1A8D005F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实验通过标准：</w:t>
      </w:r>
    </w:p>
    <w:p w14:paraId="3D31112F">
      <w:pPr>
        <w:numPr>
          <w:ilvl w:val="0"/>
          <w:numId w:val="1"/>
        </w:num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能通过c</w:t>
      </w:r>
      <w:r>
        <w:rPr>
          <w:rFonts w:ascii="宋体" w:hAnsi="宋体" w:cs="宋体"/>
          <w:sz w:val="24"/>
        </w:rPr>
        <w:t>onsole</w:t>
      </w:r>
      <w:r>
        <w:rPr>
          <w:rFonts w:hint="eastAsia" w:ascii="宋体" w:hAnsi="宋体" w:cs="宋体"/>
          <w:sz w:val="24"/>
        </w:rPr>
        <w:t>口连上交换机进行配置</w:t>
      </w:r>
    </w:p>
    <w:p w14:paraId="03FBFA2D">
      <w:pPr>
        <w:numPr>
          <w:ilvl w:val="0"/>
          <w:numId w:val="1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能通过t</w:t>
      </w:r>
      <w:r>
        <w:rPr>
          <w:rFonts w:ascii="宋体" w:hAnsi="宋体" w:cs="宋体"/>
          <w:sz w:val="24"/>
        </w:rPr>
        <w:t>elnet</w:t>
      </w:r>
      <w:r>
        <w:rPr>
          <w:rFonts w:hint="eastAsia" w:ascii="宋体" w:hAnsi="宋体" w:cs="宋体"/>
          <w:sz w:val="24"/>
        </w:rPr>
        <w:t>成功登陆交换机</w:t>
      </w:r>
    </w:p>
    <w:p w14:paraId="52168249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通过本实验的学习，我们掌握了通过 </w:t>
      </w:r>
      <w:r>
        <w:rPr>
          <w:sz w:val="24"/>
        </w:rPr>
        <w:t xml:space="preserve">Console </w:t>
      </w:r>
      <w:r>
        <w:rPr>
          <w:rFonts w:ascii="宋体" w:hAnsi="宋体" w:cs="宋体"/>
          <w:sz w:val="24"/>
        </w:rPr>
        <w:t xml:space="preserve">口和 </w:t>
      </w:r>
      <w:r>
        <w:rPr>
          <w:sz w:val="24"/>
        </w:rPr>
        <w:t xml:space="preserve">Telnet </w:t>
      </w:r>
      <w:r>
        <w:rPr>
          <w:rFonts w:ascii="宋体" w:hAnsi="宋体" w:cs="宋体"/>
          <w:sz w:val="24"/>
        </w:rPr>
        <w:t xml:space="preserve">配置 </w:t>
      </w:r>
      <w:r>
        <w:rPr>
          <w:sz w:val="24"/>
        </w:rPr>
        <w:t xml:space="preserve">H3C </w:t>
      </w:r>
      <w:r>
        <w:rPr>
          <w:rFonts w:ascii="宋体" w:hAnsi="宋体" w:cs="宋体"/>
          <w:sz w:val="24"/>
        </w:rPr>
        <w:t>交换机；了解了设备的配置视图：学会了使用命令行在线帮助、设备的基本配置命令和历史命令与编辑特性的使用。</w:t>
      </w:r>
    </w:p>
    <w:p w14:paraId="62705410">
      <w:pPr>
        <w:rPr>
          <w:rFonts w:ascii="宋体" w:hAnsi="宋体" w:cs="宋体"/>
          <w:sz w:val="18"/>
          <w:szCs w:val="18"/>
        </w:rPr>
      </w:pPr>
    </w:p>
    <w:p w14:paraId="303F1613">
      <w:pPr>
        <w:rPr>
          <w:rFonts w:ascii="宋体" w:hAnsi="宋体" w:cs="宋体"/>
          <w:sz w:val="18"/>
          <w:szCs w:val="18"/>
        </w:rPr>
      </w:pPr>
    </w:p>
    <w:p w14:paraId="70597607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3.3</w:t>
      </w:r>
      <w:r>
        <w:rPr>
          <w:rFonts w:hint="eastAsia"/>
          <w:b/>
          <w:bCs/>
          <w:sz w:val="32"/>
          <w:szCs w:val="40"/>
        </w:rPr>
        <w:t>、实验</w:t>
      </w:r>
      <w:r>
        <w:rPr>
          <w:b/>
          <w:bCs/>
          <w:sz w:val="32"/>
          <w:szCs w:val="40"/>
        </w:rPr>
        <w:t xml:space="preserve"> 3-2 </w:t>
      </w:r>
      <w:r>
        <w:rPr>
          <w:rFonts w:hint="eastAsia"/>
          <w:b/>
          <w:bCs/>
          <w:sz w:val="32"/>
          <w:szCs w:val="40"/>
        </w:rPr>
        <w:t>路由器基本配置</w:t>
      </w:r>
    </w:p>
    <w:p w14:paraId="782D09AA">
      <w:pPr>
        <w:rPr>
          <w:rFonts w:ascii="宋体" w:hAnsi="宋体" w:cs="宋体"/>
          <w:sz w:val="18"/>
          <w:szCs w:val="18"/>
        </w:rPr>
      </w:pPr>
    </w:p>
    <w:p w14:paraId="009E56DF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3.3.1.</w:t>
      </w:r>
      <w:r>
        <w:rPr>
          <w:rFonts w:hint="eastAsia"/>
          <w:b/>
          <w:bCs/>
          <w:sz w:val="28"/>
          <w:szCs w:val="28"/>
        </w:rPr>
        <w:t>实验内容</w:t>
      </w:r>
      <w:r>
        <w:rPr>
          <w:b/>
          <w:bCs/>
          <w:sz w:val="28"/>
          <w:szCs w:val="28"/>
        </w:rPr>
        <w:t xml:space="preserve"> </w:t>
      </w:r>
    </w:p>
    <w:p w14:paraId="06F98394">
      <w:pPr>
        <w:rPr>
          <w:sz w:val="18"/>
          <w:szCs w:val="18"/>
        </w:rPr>
      </w:pPr>
    </w:p>
    <w:p w14:paraId="4899BE75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通过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 xml:space="preserve">口和以太网 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>以及其他以太网的方式配置路由器。</w:t>
      </w:r>
    </w:p>
    <w:p w14:paraId="286DF0AA">
      <w:pPr>
        <w:rPr>
          <w:rFonts w:hint="eastAsia" w:ascii="宋体" w:hAnsi="宋体" w:cs="宋体"/>
          <w:sz w:val="18"/>
          <w:szCs w:val="18"/>
        </w:rPr>
      </w:pPr>
    </w:p>
    <w:p w14:paraId="2B61F46E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3.3.2.</w:t>
      </w:r>
      <w:r>
        <w:rPr>
          <w:rFonts w:hint="eastAsia"/>
          <w:b/>
          <w:bCs/>
          <w:sz w:val="28"/>
          <w:szCs w:val="28"/>
        </w:rPr>
        <w:t>实验目的</w:t>
      </w:r>
      <w:r>
        <w:rPr>
          <w:b/>
          <w:bCs/>
          <w:sz w:val="28"/>
          <w:szCs w:val="28"/>
        </w:rPr>
        <w:t xml:space="preserve"> </w:t>
      </w:r>
    </w:p>
    <w:p w14:paraId="63DCB766">
      <w:pPr>
        <w:rPr>
          <w:sz w:val="18"/>
          <w:szCs w:val="18"/>
        </w:rPr>
      </w:pPr>
    </w:p>
    <w:p w14:paraId="3C6CDCBA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学会多种配置路由器的基本方法，包括通过路由器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 xml:space="preserve">口配置设备和以太网 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>方式配置设备；掌握路由器的基本配置命令。</w:t>
      </w:r>
    </w:p>
    <w:p w14:paraId="5D62B64E">
      <w:pPr>
        <w:rPr>
          <w:rFonts w:hint="eastAsia" w:ascii="宋体" w:hAnsi="宋体" w:cs="宋体"/>
          <w:sz w:val="18"/>
          <w:szCs w:val="18"/>
        </w:rPr>
      </w:pPr>
    </w:p>
    <w:p w14:paraId="1B021ACF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3.3.3.</w:t>
      </w:r>
      <w:r>
        <w:rPr>
          <w:rFonts w:hint="eastAsia"/>
          <w:b/>
          <w:bCs/>
          <w:sz w:val="28"/>
          <w:szCs w:val="28"/>
        </w:rPr>
        <w:t>实验拓扑图</w:t>
      </w:r>
      <w:r>
        <w:rPr>
          <w:b/>
          <w:bCs/>
          <w:sz w:val="28"/>
          <w:szCs w:val="28"/>
        </w:rPr>
        <w:t xml:space="preserve"> </w:t>
      </w:r>
    </w:p>
    <w:p w14:paraId="5D8D345A">
      <w:pPr>
        <w:jc w:val="center"/>
      </w:pPr>
      <w:commentRangeStart w:id="3"/>
      <w:r>
        <w:drawing>
          <wp:inline distT="0" distB="0" distL="114300" distR="114300">
            <wp:extent cx="4206240" cy="1737360"/>
            <wp:effectExtent l="0" t="0" r="10160" b="15240"/>
            <wp:docPr id="76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"/>
      <w:r>
        <w:commentReference w:id="3"/>
      </w:r>
    </w:p>
    <w:p w14:paraId="3609EBEF">
      <w:pPr>
        <w:jc w:val="left"/>
      </w:pPr>
    </w:p>
    <w:p w14:paraId="0C2EF1AB">
      <w:pPr>
        <w:rPr>
          <w:sz w:val="18"/>
          <w:szCs w:val="18"/>
        </w:rPr>
      </w:pPr>
    </w:p>
    <w:p w14:paraId="1D4219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3.3.4.</w:t>
      </w:r>
      <w:r>
        <w:rPr>
          <w:rFonts w:hint="eastAsia"/>
          <w:b/>
          <w:bCs/>
          <w:sz w:val="28"/>
          <w:szCs w:val="28"/>
        </w:rPr>
        <w:t>实验设备</w:t>
      </w:r>
      <w:r>
        <w:rPr>
          <w:b/>
          <w:bCs/>
          <w:sz w:val="28"/>
          <w:szCs w:val="28"/>
        </w:rPr>
        <w:t xml:space="preserve"> </w:t>
      </w:r>
    </w:p>
    <w:p w14:paraId="3E71B912">
      <w:pPr>
        <w:rPr>
          <w:sz w:val="18"/>
          <w:szCs w:val="18"/>
        </w:rPr>
      </w:pPr>
    </w:p>
    <w:p w14:paraId="7719D957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一台有以太网接口和 </w:t>
      </w:r>
      <w:r>
        <w:rPr>
          <w:sz w:val="24"/>
        </w:rPr>
        <w:t xml:space="preserve">COM </w:t>
      </w:r>
      <w:r>
        <w:rPr>
          <w:rFonts w:hint="eastAsia" w:ascii="宋体" w:hAnsi="宋体" w:cs="宋体"/>
          <w:sz w:val="24"/>
        </w:rPr>
        <w:t xml:space="preserve">口的 </w:t>
      </w:r>
      <w:r>
        <w:rPr>
          <w:sz w:val="24"/>
        </w:rPr>
        <w:t>PC</w:t>
      </w:r>
      <w:r>
        <w:rPr>
          <w:rFonts w:hint="eastAsia" w:ascii="宋体" w:hAnsi="宋体" w:cs="宋体"/>
          <w:sz w:val="24"/>
        </w:rPr>
        <w:t>，一台任意型号的路由器。</w:t>
      </w:r>
    </w:p>
    <w:p w14:paraId="509ECFCD">
      <w:pPr>
        <w:rPr>
          <w:rFonts w:hint="eastAsia"/>
          <w:sz w:val="18"/>
          <w:szCs w:val="18"/>
        </w:rPr>
      </w:pPr>
    </w:p>
    <w:p w14:paraId="41BFD3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3.3.5.</w:t>
      </w:r>
      <w:r>
        <w:rPr>
          <w:rFonts w:hint="eastAsia"/>
          <w:b/>
          <w:bCs/>
          <w:sz w:val="28"/>
          <w:szCs w:val="28"/>
        </w:rPr>
        <w:t>实验步骤</w:t>
      </w:r>
      <w:r>
        <w:rPr>
          <w:b/>
          <w:bCs/>
          <w:sz w:val="28"/>
          <w:szCs w:val="28"/>
        </w:rPr>
        <w:t xml:space="preserve"> </w:t>
      </w:r>
    </w:p>
    <w:p w14:paraId="61D77D1D">
      <w:pPr>
        <w:rPr>
          <w:sz w:val="18"/>
          <w:szCs w:val="18"/>
        </w:rPr>
      </w:pPr>
    </w:p>
    <w:p w14:paraId="074E0A05">
      <w:pPr>
        <w:rPr>
          <w:rFonts w:ascii="宋体" w:hAnsi="宋体" w:cs="宋体"/>
          <w:sz w:val="24"/>
        </w:rPr>
      </w:pPr>
      <w:r>
        <w:rPr>
          <w:sz w:val="24"/>
        </w:rPr>
        <w:t>1</w:t>
      </w:r>
      <w:r>
        <w:rPr>
          <w:rFonts w:hint="eastAsia" w:ascii="宋体" w:hAnsi="宋体" w:cs="宋体"/>
          <w:sz w:val="24"/>
        </w:rPr>
        <w:t xml:space="preserve">）通过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>口搭建</w:t>
      </w:r>
    </w:p>
    <w:p w14:paraId="2A80C736">
      <w:pPr>
        <w:rPr>
          <w:rFonts w:hint="eastAsia" w:ascii="宋体" w:hAnsi="宋体" w:cs="宋体"/>
          <w:sz w:val="18"/>
          <w:szCs w:val="18"/>
        </w:rPr>
      </w:pPr>
    </w:p>
    <w:p w14:paraId="71397E32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 xml:space="preserve">用电缆将 </w:t>
      </w:r>
      <w:r>
        <w:rPr>
          <w:b/>
          <w:bCs/>
          <w:sz w:val="24"/>
        </w:rPr>
        <w:t xml:space="preserve">PC </w:t>
      </w:r>
      <w:r>
        <w:rPr>
          <w:rFonts w:hint="eastAsia" w:ascii="宋体" w:hAnsi="宋体" w:cs="宋体"/>
          <w:b/>
          <w:bCs/>
          <w:sz w:val="24"/>
        </w:rPr>
        <w:t xml:space="preserve">的 </w:t>
      </w:r>
      <w:r>
        <w:rPr>
          <w:b/>
          <w:bCs/>
          <w:sz w:val="24"/>
        </w:rPr>
        <w:t xml:space="preserve">COM </w:t>
      </w:r>
      <w:r>
        <w:rPr>
          <w:rFonts w:hint="eastAsia" w:ascii="宋体" w:hAnsi="宋体" w:cs="宋体"/>
          <w:b/>
          <w:bCs/>
          <w:sz w:val="24"/>
        </w:rPr>
        <w:t>口（</w:t>
      </w:r>
      <w:r>
        <w:rPr>
          <w:b/>
          <w:bCs/>
          <w:sz w:val="24"/>
        </w:rPr>
        <w:t xml:space="preserve">RS232 </w:t>
      </w:r>
      <w:r>
        <w:rPr>
          <w:rFonts w:hint="eastAsia" w:ascii="宋体" w:hAnsi="宋体" w:cs="宋体"/>
          <w:b/>
          <w:bCs/>
          <w:sz w:val="24"/>
        </w:rPr>
        <w:t xml:space="preserve">串口）与路由器的 </w:t>
      </w:r>
      <w:r>
        <w:rPr>
          <w:b/>
          <w:bCs/>
          <w:sz w:val="24"/>
        </w:rPr>
        <w:t xml:space="preserve">Console </w:t>
      </w:r>
      <w:r>
        <w:rPr>
          <w:rFonts w:hint="eastAsia" w:ascii="宋体" w:hAnsi="宋体" w:cs="宋体"/>
          <w:b/>
          <w:bCs/>
          <w:sz w:val="24"/>
        </w:rPr>
        <w:t>口连接</w:t>
      </w:r>
      <w:r>
        <w:rPr>
          <w:rFonts w:hint="eastAsia" w:ascii="宋体" w:hAnsi="宋体" w:cs="宋体"/>
          <w:sz w:val="24"/>
        </w:rPr>
        <w:t>，参照配置交换机实验相应步骤</w:t>
      </w:r>
      <w:r>
        <w:rPr>
          <w:rFonts w:hint="eastAsia" w:ascii="宋体" w:hAnsi="宋体" w:cs="宋体"/>
          <w:b/>
          <w:bCs/>
          <w:sz w:val="24"/>
        </w:rPr>
        <w:t>运行超级终端并配置</w:t>
      </w:r>
      <w:r>
        <w:rPr>
          <w:rFonts w:hint="eastAsia" w:ascii="宋体" w:hAnsi="宋体" w:cs="宋体"/>
          <w:sz w:val="24"/>
        </w:rPr>
        <w:t>。</w:t>
      </w:r>
    </w:p>
    <w:p w14:paraId="46DB5F2D">
      <w:pPr>
        <w:rPr>
          <w:rFonts w:hint="eastAsia" w:ascii="宋体" w:hAnsi="宋体" w:cs="宋体"/>
          <w:sz w:val="18"/>
          <w:szCs w:val="18"/>
        </w:rPr>
      </w:pPr>
    </w:p>
    <w:p w14:paraId="16098610">
      <w:pPr>
        <w:rPr>
          <w:rFonts w:hint="eastAsia" w:ascii="宋体" w:hAnsi="宋体" w:cs="宋体"/>
          <w:sz w:val="24"/>
        </w:rPr>
      </w:pPr>
      <w:r>
        <w:rPr>
          <w:sz w:val="24"/>
        </w:rPr>
        <w:t>2</w:t>
      </w:r>
      <w:r>
        <w:rPr>
          <w:rFonts w:hint="eastAsia" w:ascii="宋体" w:hAnsi="宋体" w:cs="宋体"/>
          <w:sz w:val="24"/>
        </w:rPr>
        <w:t xml:space="preserve">）通过 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>搭建</w:t>
      </w:r>
    </w:p>
    <w:p w14:paraId="6BFC6634">
      <w:pPr>
        <w:rPr>
          <w:rFonts w:hint="eastAsia" w:ascii="宋体" w:hAnsi="宋体" w:cs="宋体"/>
          <w:sz w:val="18"/>
          <w:szCs w:val="18"/>
        </w:rPr>
      </w:pPr>
    </w:p>
    <w:p w14:paraId="45A1E5C7">
      <w:pPr>
        <w:rPr>
          <w:rFonts w:hint="eastAsia" w:ascii="宋体" w:hAnsi="宋体" w:cs="宋体"/>
          <w:sz w:val="22"/>
          <w:szCs w:val="22"/>
        </w:rPr>
      </w:pPr>
      <w:r>
        <w:rPr>
          <w:rFonts w:hint="eastAsia" w:ascii="宋体" w:hAnsi="宋体" w:cs="宋体"/>
          <w:sz w:val="22"/>
          <w:szCs w:val="22"/>
        </w:rPr>
        <w:t xml:space="preserve">类似于交换机的配置，用电缆将 </w:t>
      </w:r>
      <w:r>
        <w:rPr>
          <w:sz w:val="22"/>
          <w:szCs w:val="22"/>
        </w:rPr>
        <w:t xml:space="preserve">PC </w:t>
      </w:r>
      <w:r>
        <w:rPr>
          <w:rFonts w:hint="eastAsia" w:ascii="宋体" w:hAnsi="宋体" w:cs="宋体"/>
          <w:sz w:val="22"/>
          <w:szCs w:val="22"/>
        </w:rPr>
        <w:t xml:space="preserve">的 </w:t>
      </w:r>
      <w:r>
        <w:rPr>
          <w:sz w:val="22"/>
          <w:szCs w:val="22"/>
        </w:rPr>
        <w:t xml:space="preserve">B </w:t>
      </w:r>
      <w:r>
        <w:rPr>
          <w:rFonts w:hint="eastAsia" w:ascii="宋体" w:hAnsi="宋体" w:cs="宋体"/>
          <w:sz w:val="22"/>
          <w:szCs w:val="22"/>
        </w:rPr>
        <w:t>口（以太网口）与路由器的以太网</w:t>
      </w:r>
      <w:r>
        <w:rPr>
          <w:rFonts w:hint="eastAsia" w:ascii="宋体" w:hAnsi="宋体" w:cs="宋体"/>
          <w:sz w:val="24"/>
        </w:rPr>
        <w:t xml:space="preserve">口连接。然后先利用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>口对设备进行初始配置，命令如下：</w:t>
      </w:r>
    </w:p>
    <w:p w14:paraId="6BC39C19">
      <w:pPr>
        <w:rPr>
          <w:rFonts w:hint="eastAsia"/>
          <w:sz w:val="24"/>
        </w:rPr>
      </w:pPr>
      <w: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1125220</wp:posOffset>
                </wp:positionV>
                <wp:extent cx="4275455" cy="2441575"/>
                <wp:effectExtent l="6350" t="6350" r="10795" b="15875"/>
                <wp:wrapNone/>
                <wp:docPr id="51" name="任意多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5455" cy="24415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387" h="4520">
                              <a:moveTo>
                                <a:pt x="0" y="0"/>
                              </a:moveTo>
                              <a:lnTo>
                                <a:pt x="0" y="4520"/>
                              </a:lnTo>
                              <a:lnTo>
                                <a:pt x="7386" y="4520"/>
                              </a:lnTo>
                              <a:lnTo>
                                <a:pt x="738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1" o:spid="_x0000_s1026" o:spt="100" style="position:absolute;left:0pt;margin-left:76.5pt;margin-top:88.6pt;height:192.25pt;width:336.65pt;mso-position-horizontal-relative:page;mso-position-vertical-relative:page;z-index:-251606016;mso-width-relative:page;mso-height-relative:page;" filled="f" stroked="t" coordsize="7387,4520" o:gfxdata="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fhaHbaAAAACwEAAA8AAAAAAAAAAQAgAAAAIgAAAGRycy9kb3ducmV2LnhtbFBL&#10;AQIUABQAAAAIAIdO4kDUN6o7ZgIAACoFAAAOAAAAAAAAAAEAIAAAACkBAABkcnMvZTJvRG9jLnht&#10;bFBLBQYAAAAABgAGAFkBAAABBgAAAAA=&#10;" path="m0,0l0,4520,7386,4520,7386,0,0,0xe">
                <v:fill on="f" focussize="0,0"/>
                <v:stroke weight="0.72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w:t xml:space="preserve">&lt;H3C&gt;system-view </w:t>
      </w:r>
    </w:p>
    <w:p w14:paraId="52D7826F">
      <w:pPr>
        <w:rPr>
          <w:sz w:val="18"/>
          <w:szCs w:val="18"/>
        </w:rPr>
      </w:pPr>
    </w:p>
    <w:p w14:paraId="646714E8">
      <w:pPr>
        <w:rPr>
          <w:sz w:val="24"/>
        </w:rPr>
      </w:pPr>
      <w:r>
        <w:rPr>
          <w:sz w:val="24"/>
        </w:rPr>
        <w:t xml:space="preserve">[H3C]user-interface vty 0 4   </w:t>
      </w:r>
    </w:p>
    <w:p w14:paraId="6A3D124F">
      <w:pPr>
        <w:rPr>
          <w:sz w:val="18"/>
          <w:szCs w:val="18"/>
        </w:rPr>
      </w:pPr>
    </w:p>
    <w:p w14:paraId="32E810C4">
      <w:pPr>
        <w:rPr>
          <w:sz w:val="24"/>
        </w:rPr>
      </w:pPr>
      <w:r>
        <w:rPr>
          <w:sz w:val="24"/>
        </w:rPr>
        <w:t xml:space="preserve">[H3C-ui-vty0-4]authentication-mode password </w:t>
      </w:r>
    </w:p>
    <w:p w14:paraId="54F85872">
      <w:pPr>
        <w:rPr>
          <w:sz w:val="24"/>
        </w:rPr>
      </w:pPr>
      <w:r>
        <w:rPr>
          <w:sz w:val="24"/>
        </w:rPr>
        <w:t xml:space="preserve">[H3C-ui-vty0-4]set authentication password simple h3c </w:t>
      </w:r>
    </w:p>
    <w:p w14:paraId="3799EC59">
      <w:pPr>
        <w:rPr>
          <w:sz w:val="18"/>
          <w:szCs w:val="18"/>
        </w:rPr>
      </w:pPr>
    </w:p>
    <w:p w14:paraId="419AB00D">
      <w:pPr>
        <w:rPr>
          <w:sz w:val="24"/>
        </w:rPr>
      </w:pPr>
      <w:r>
        <w:rPr>
          <w:sz w:val="24"/>
        </w:rPr>
        <w:t>[H3C-ui-vty0-4]</w:t>
      </w:r>
      <w:r>
        <w:t xml:space="preserve"> </w:t>
      </w:r>
      <w:r>
        <w:rPr>
          <w:sz w:val="24"/>
        </w:rPr>
        <w:t xml:space="preserve">user-role network-admin </w:t>
      </w:r>
    </w:p>
    <w:p w14:paraId="4C37D59A">
      <w:pPr>
        <w:rPr>
          <w:sz w:val="18"/>
          <w:szCs w:val="18"/>
        </w:rPr>
      </w:pPr>
    </w:p>
    <w:p w14:paraId="45212DC6">
      <w:pPr>
        <w:rPr>
          <w:sz w:val="24"/>
        </w:rPr>
      </w:pPr>
      <w:r>
        <w:rPr>
          <w:sz w:val="24"/>
        </w:rPr>
        <w:t xml:space="preserve">[H3C-ui-vty0-4]quit </w:t>
      </w:r>
    </w:p>
    <w:p w14:paraId="56A3DB9F">
      <w:pPr>
        <w:rPr>
          <w:sz w:val="24"/>
        </w:rPr>
      </w:pPr>
      <w:r>
        <w:rPr>
          <w:sz w:val="24"/>
        </w:rPr>
        <w:t xml:space="preserve">[H3C]interface GigabitEthernet 0/1 </w:t>
      </w:r>
    </w:p>
    <w:p w14:paraId="495D80C3">
      <w:pPr>
        <w:rPr>
          <w:sz w:val="18"/>
          <w:szCs w:val="18"/>
        </w:rPr>
      </w:pPr>
    </w:p>
    <w:p w14:paraId="0631E666">
      <w:pPr>
        <w:rPr>
          <w:sz w:val="24"/>
        </w:rPr>
      </w:pPr>
      <w:r>
        <w:rPr>
          <w:sz w:val="24"/>
        </w:rPr>
        <w:t xml:space="preserve">[H3C-GigabitEthernet0/1]ip address 192.168.0.3 255.255.255.0 </w:t>
      </w:r>
    </w:p>
    <w:p w14:paraId="31B6D396">
      <w:pPr>
        <w:rPr>
          <w:sz w:val="18"/>
          <w:szCs w:val="18"/>
        </w:rPr>
      </w:pPr>
    </w:p>
    <w:p w14:paraId="64CE914E">
      <w:pPr>
        <w:rPr>
          <w:sz w:val="24"/>
        </w:rPr>
      </w:pPr>
      <w:r>
        <w:rPr>
          <w:sz w:val="24"/>
        </w:rPr>
        <w:t xml:space="preserve">[H3C-GigabitEthernet0/1]telnet server enable </w:t>
      </w:r>
    </w:p>
    <w:p w14:paraId="5C1B5D0C">
      <w:pPr>
        <w:rPr>
          <w:ins w:id="74" w:author="刘保莉 [2]" w:date="2026-01-22T00:18:42Z"/>
          <w:sz w:val="24"/>
        </w:rPr>
      </w:pPr>
    </w:p>
    <w:p w14:paraId="171999DB">
      <w:pPr>
        <w:rPr>
          <w:ins w:id="75" w:author="刘保莉 [2]" w:date="2026-01-22T00:18:53Z"/>
          <w:rFonts w:hint="eastAsia"/>
          <w:sz w:val="24"/>
        </w:rPr>
      </w:pPr>
      <w:ins w:id="76" w:author="刘保莉 [2]" w:date="2026-01-22T00:18:44Z">
        <w:r>
          <w:rPr>
            <w:rFonts w:hint="eastAsia"/>
            <w:sz w:val="24"/>
            <w:lang w:val="en-US" w:eastAsia="zh-CN"/>
          </w:rPr>
          <w:t>配置</w:t>
        </w:r>
      </w:ins>
      <w:ins w:id="77" w:author="刘保莉 [2]" w:date="2026-01-22T00:18:46Z">
        <w:r>
          <w:rPr>
            <w:rFonts w:hint="eastAsia"/>
            <w:sz w:val="24"/>
            <w:lang w:val="en-US" w:eastAsia="zh-CN"/>
          </w:rPr>
          <w:t>命令</w:t>
        </w:r>
      </w:ins>
      <w:ins w:id="78" w:author="刘保莉 [2]" w:date="2026-01-22T00:18:47Z">
        <w:r>
          <w:rPr>
            <w:rFonts w:hint="eastAsia"/>
            <w:sz w:val="24"/>
            <w:lang w:val="en-US" w:eastAsia="zh-CN"/>
          </w:rPr>
          <w:t>如下：</w:t>
        </w:r>
      </w:ins>
      <w:ins w:id="79" w:author="刘保莉 [2]" w:date="2026-01-22T00:18:48Z">
        <w:r>
          <w:rPr>
            <w:rFonts w:hint="eastAsia"/>
            <w:sz w:val="24"/>
            <w:lang w:val="en-US" w:eastAsia="zh-CN"/>
          </w:rPr>
          <w:br w:type="textWrapping"/>
        </w:r>
      </w:ins>
      <w:ins w:id="80" w:author="刘保莉 [2]" w:date="2026-01-22T00:18:53Z">
        <w:bookmarkStart w:id="3" w:name="_GoBack"/>
        <w:r>
          <w:rPr/>
          <mc:AlternateContent>
            <mc:Choice Requires="wps">
              <w:drawing>
                <wp:anchor distT="0" distB="0" distL="114300" distR="114300" simplePos="0" relativeHeight="251732992" behindDoc="1" locked="0" layoutInCell="1" allowOverlap="1">
                  <wp:simplePos x="0" y="0"/>
                  <wp:positionH relativeFrom="page">
                    <wp:posOffset>1123950</wp:posOffset>
                  </wp:positionH>
                  <wp:positionV relativeFrom="page">
                    <wp:posOffset>1277620</wp:posOffset>
                  </wp:positionV>
                  <wp:extent cx="4275455" cy="2441575"/>
                  <wp:effectExtent l="6350" t="6350" r="10795" b="15875"/>
                  <wp:wrapNone/>
                  <wp:docPr id="81" name="任意多边形 6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75455" cy="24415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387" h="4520">
                                <a:moveTo>
                                  <a:pt x="0" y="0"/>
                                </a:moveTo>
                                <a:lnTo>
                                  <a:pt x="0" y="4520"/>
                                </a:lnTo>
                                <a:lnTo>
                                  <a:pt x="7386" y="4520"/>
                                </a:lnTo>
                                <a:lnTo>
                                  <a:pt x="73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</a:graphicData>
                  </a:graphic>
                </wp:anchor>
              </w:drawing>
            </mc:Choice>
            <mc:Fallback>
              <w:pict>
                <v:shape id="任意多边形 61" o:spid="_x0000_s1026" o:spt="100" style="position:absolute;left:0pt;margin-left:88.5pt;margin-top:100.6pt;height:192.25pt;width:336.65pt;mso-position-horizontal-relative:page;mso-position-vertical-relative:page;z-index:-251583488;mso-width-relative:page;mso-height-relative:page;" filled="f" stroked="t" coordsize="7387,4520" o:gfxdata="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+gldSdkAAAALAQAADwAAAAAAAAABACAAAAAiAAAAZHJzL2Rvd25yZXYueG1sUEsB&#10;AhQAFAAAAAgAh07iQOyItb5mAgAAKgUAAA4AAAAAAAAAAQAgAAAAKAEAAGRycy9lMm9Eb2MueG1s&#10;UEsFBgAAAAAGAAYAWQEAAAAGAAAAAA==&#10;" path="m0,0l0,4520,7386,4520,7386,0,0,0xe">
                  <v:fill on="f" focussize="0,0"/>
                  <v:stroke weight="0.72pt" color="#000000" joinstyle="round"/>
                  <v:imagedata o:title=""/>
                  <o:lock v:ext="edit" aspectratio="f"/>
                </v:shape>
              </w:pict>
            </mc:Fallback>
          </mc:AlternateContent>
        </w:r>
        <w:bookmarkEnd w:id="3"/>
      </w:ins>
      <w:ins w:id="82" w:author="刘保莉 [2]" w:date="2026-01-22T00:18:53Z">
        <w:r>
          <w:rPr>
            <w:sz w:val="24"/>
          </w:rPr>
          <w:t xml:space="preserve">&lt;H3C&gt;system-view </w:t>
        </w:r>
      </w:ins>
    </w:p>
    <w:p w14:paraId="0BCB5F40">
      <w:pPr>
        <w:rPr>
          <w:ins w:id="83" w:author="刘保莉 [2]" w:date="2026-01-22T00:18:53Z"/>
          <w:sz w:val="18"/>
          <w:szCs w:val="18"/>
        </w:rPr>
      </w:pPr>
    </w:p>
    <w:p w14:paraId="6D7DDF89">
      <w:pPr>
        <w:rPr>
          <w:ins w:id="84" w:author="刘保莉 [2]" w:date="2026-01-22T00:18:53Z"/>
          <w:sz w:val="24"/>
        </w:rPr>
      </w:pPr>
      <w:ins w:id="85" w:author="刘保莉 [2]" w:date="2026-01-22T00:18:53Z">
        <w:r>
          <w:rPr>
            <w:sz w:val="24"/>
          </w:rPr>
          <w:t xml:space="preserve">[H3C]user-interface vty 0 4   </w:t>
        </w:r>
      </w:ins>
    </w:p>
    <w:p w14:paraId="6F168ECF">
      <w:pPr>
        <w:rPr>
          <w:ins w:id="86" w:author="刘保莉 [2]" w:date="2026-01-22T00:18:53Z"/>
          <w:sz w:val="18"/>
          <w:szCs w:val="18"/>
        </w:rPr>
      </w:pPr>
    </w:p>
    <w:p w14:paraId="635C35AB">
      <w:pPr>
        <w:rPr>
          <w:ins w:id="87" w:author="刘保莉 [2]" w:date="2026-01-22T00:18:53Z"/>
          <w:sz w:val="24"/>
        </w:rPr>
      </w:pPr>
      <w:ins w:id="88" w:author="刘保莉 [2]" w:date="2026-01-22T00:18:53Z">
        <w:r>
          <w:rPr>
            <w:sz w:val="24"/>
          </w:rPr>
          <w:t xml:space="preserve">[H3C-ui-vty0-4]authentication-mode password </w:t>
        </w:r>
      </w:ins>
    </w:p>
    <w:p w14:paraId="54C1DE57">
      <w:pPr>
        <w:rPr>
          <w:ins w:id="89" w:author="刘保莉 [2]" w:date="2026-01-22T00:18:53Z"/>
          <w:sz w:val="24"/>
        </w:rPr>
      </w:pPr>
      <w:ins w:id="90" w:author="刘保莉 [2]" w:date="2026-01-22T00:18:53Z">
        <w:r>
          <w:rPr>
            <w:sz w:val="24"/>
          </w:rPr>
          <w:t xml:space="preserve">[H3C-ui-vty0-4]set authentication password simple h3c </w:t>
        </w:r>
      </w:ins>
    </w:p>
    <w:p w14:paraId="57C76FC2">
      <w:pPr>
        <w:rPr>
          <w:ins w:id="91" w:author="刘保莉 [2]" w:date="2026-01-22T00:18:53Z"/>
          <w:sz w:val="18"/>
          <w:szCs w:val="18"/>
        </w:rPr>
      </w:pPr>
    </w:p>
    <w:p w14:paraId="55D68376">
      <w:pPr>
        <w:rPr>
          <w:ins w:id="92" w:author="刘保莉 [2]" w:date="2026-01-22T00:18:53Z"/>
          <w:sz w:val="24"/>
        </w:rPr>
      </w:pPr>
      <w:ins w:id="93" w:author="刘保莉 [2]" w:date="2026-01-22T00:18:53Z">
        <w:r>
          <w:rPr>
            <w:sz w:val="24"/>
          </w:rPr>
          <w:t>[H3C-ui-vty0-4]</w:t>
        </w:r>
      </w:ins>
      <w:ins w:id="94" w:author="刘保莉 [2]" w:date="2026-01-22T00:18:53Z">
        <w:r>
          <w:rPr/>
          <w:t xml:space="preserve"> </w:t>
        </w:r>
      </w:ins>
      <w:ins w:id="95" w:author="刘保莉 [2]" w:date="2026-01-22T00:18:53Z">
        <w:r>
          <w:rPr>
            <w:sz w:val="24"/>
          </w:rPr>
          <w:t xml:space="preserve">user-role network-admin </w:t>
        </w:r>
      </w:ins>
    </w:p>
    <w:p w14:paraId="1E0F5ED6">
      <w:pPr>
        <w:rPr>
          <w:ins w:id="96" w:author="刘保莉 [2]" w:date="2026-01-22T00:18:53Z"/>
          <w:sz w:val="18"/>
          <w:szCs w:val="18"/>
        </w:rPr>
      </w:pPr>
    </w:p>
    <w:p w14:paraId="7BFFB15B">
      <w:pPr>
        <w:rPr>
          <w:ins w:id="97" w:author="刘保莉 [2]" w:date="2026-01-22T00:18:53Z"/>
          <w:sz w:val="24"/>
        </w:rPr>
      </w:pPr>
      <w:ins w:id="98" w:author="刘保莉 [2]" w:date="2026-01-22T00:18:53Z">
        <w:r>
          <w:rPr>
            <w:sz w:val="24"/>
          </w:rPr>
          <w:t xml:space="preserve">[H3C-ui-vty0-4]quit </w:t>
        </w:r>
      </w:ins>
    </w:p>
    <w:p w14:paraId="28D13BBF">
      <w:pPr>
        <w:rPr>
          <w:ins w:id="99" w:author="刘保莉 [2]" w:date="2026-01-22T00:18:53Z"/>
          <w:sz w:val="24"/>
        </w:rPr>
      </w:pPr>
      <w:ins w:id="100" w:author="刘保莉 [2]" w:date="2026-01-22T00:18:53Z">
        <w:r>
          <w:rPr>
            <w:sz w:val="24"/>
          </w:rPr>
          <w:t xml:space="preserve">[H3C]interface GigabitEthernet 0/1 </w:t>
        </w:r>
      </w:ins>
    </w:p>
    <w:p w14:paraId="0DB5D967">
      <w:pPr>
        <w:rPr>
          <w:ins w:id="101" w:author="刘保莉 [2]" w:date="2026-01-22T00:18:53Z"/>
          <w:sz w:val="18"/>
          <w:szCs w:val="18"/>
        </w:rPr>
      </w:pPr>
    </w:p>
    <w:p w14:paraId="2FEFCDA1">
      <w:pPr>
        <w:rPr>
          <w:ins w:id="102" w:author="刘保莉 [2]" w:date="2026-01-22T00:18:53Z"/>
          <w:sz w:val="24"/>
        </w:rPr>
      </w:pPr>
      <w:ins w:id="103" w:author="刘保莉 [2]" w:date="2026-01-22T00:18:53Z">
        <w:r>
          <w:rPr>
            <w:sz w:val="24"/>
          </w:rPr>
          <w:t xml:space="preserve">[H3C-GigabitEthernet0/1]ip address 192.168.0.3 255.255.255.0 </w:t>
        </w:r>
      </w:ins>
    </w:p>
    <w:p w14:paraId="494CD5AC">
      <w:pPr>
        <w:rPr>
          <w:ins w:id="104" w:author="刘保莉 [2]" w:date="2026-01-22T00:18:53Z"/>
          <w:sz w:val="18"/>
          <w:szCs w:val="18"/>
        </w:rPr>
      </w:pPr>
    </w:p>
    <w:p w14:paraId="3755B6C1">
      <w:pPr>
        <w:rPr>
          <w:ins w:id="105" w:author="刘保莉 [2]" w:date="2026-01-22T00:18:53Z"/>
          <w:sz w:val="24"/>
        </w:rPr>
      </w:pPr>
      <w:ins w:id="106" w:author="刘保莉 [2]" w:date="2026-01-22T00:18:53Z">
        <w:r>
          <w:rPr>
            <w:sz w:val="24"/>
          </w:rPr>
          <w:t xml:space="preserve">[H3C-GigabitEthernet0/1]telnet server enable </w:t>
        </w:r>
      </w:ins>
    </w:p>
    <w:p w14:paraId="49988B90">
      <w:pPr>
        <w:rPr>
          <w:rFonts w:hint="default" w:eastAsia="宋体"/>
          <w:sz w:val="24"/>
          <w:lang w:val="en-US" w:eastAsia="zh-CN"/>
        </w:rPr>
      </w:pPr>
    </w:p>
    <w:p w14:paraId="1EAE5038">
      <w:pPr>
        <w:rPr>
          <w:ins w:id="107" w:author="刘远航" w:date="2025-03-05T18:09:00Z"/>
          <w:rFonts w:hint="eastAsia"/>
          <w:sz w:val="24"/>
          <w:lang w:eastAsia="zh"/>
        </w:rPr>
      </w:pPr>
      <w:ins w:id="108" w:author="刘远航" w:date="2025-03-05T18:05:00Z">
        <w:r>
          <w:rPr>
            <w:rFonts w:hint="eastAsia"/>
            <w:sz w:val="24"/>
            <w:lang w:eastAsia="zh"/>
          </w:rPr>
          <w:t>注意：如果</w:t>
        </w:r>
      </w:ins>
      <w:ins w:id="109" w:author="刘远航" w:date="2025-03-05T18:06:00Z">
        <w:r>
          <w:rPr>
            <w:rFonts w:hint="eastAsia"/>
            <w:sz w:val="24"/>
            <w:lang w:eastAsia="zh"/>
          </w:rPr>
          <w:t>在第一步交换机配置的时候不小心连到了路由器的接口并</w:t>
        </w:r>
      </w:ins>
      <w:ins w:id="110" w:author="刘远航" w:date="2025-03-05T18:07:00Z">
        <w:r>
          <w:rPr>
            <w:rFonts w:hint="eastAsia"/>
            <w:sz w:val="24"/>
            <w:lang w:eastAsia="zh"/>
          </w:rPr>
          <w:t>进行了配置，在这一阶段中输入</w:t>
        </w:r>
      </w:ins>
      <w:ins w:id="111" w:author="刘远航" w:date="2025-03-05T18:07:00Z">
        <w:r>
          <w:rPr>
            <w:sz w:val="24"/>
          </w:rPr>
          <w:t>ip address 192.168.0.3 255.255.255.0</w:t>
        </w:r>
      </w:ins>
      <w:ins w:id="112" w:author="刘远航" w:date="2025-03-05T18:07:00Z">
        <w:r>
          <w:rPr>
            <w:rFonts w:hint="eastAsia"/>
            <w:sz w:val="24"/>
            <w:lang w:eastAsia="zh"/>
          </w:rPr>
          <w:t>后大</w:t>
        </w:r>
      </w:ins>
      <w:ins w:id="113" w:author="刘远航" w:date="2025-03-05T18:08:00Z">
        <w:r>
          <w:rPr>
            <w:rFonts w:hint="eastAsia"/>
            <w:sz w:val="24"/>
            <w:lang w:eastAsia="zh"/>
          </w:rPr>
          <w:t>概率会报错：</w:t>
        </w:r>
      </w:ins>
    </w:p>
    <w:p w14:paraId="459C6774">
      <w:pPr>
        <w:rPr>
          <w:ins w:id="114" w:author="刘远航" w:date="2025-03-05T18:20:00Z"/>
          <w:rFonts w:hint="eastAsia"/>
          <w:sz w:val="24"/>
          <w:lang w:eastAsia="zh"/>
        </w:rPr>
      </w:pPr>
      <w:ins w:id="115" w:author="刘远航" w:date="2025-03-05T18:09:00Z">
        <w:r>
          <w:rPr>
            <w:rFonts w:hint="eastAsia"/>
            <w:sz w:val="24"/>
            <w:lang w:eastAsia="zh"/>
          </w:rPr>
          <w:t xml:space="preserve">"This sunbet overlaps </w:t>
        </w:r>
      </w:ins>
      <w:ins w:id="116" w:author="刘远航" w:date="2025-03-05T18:10:00Z">
        <w:r>
          <w:rPr>
            <w:rFonts w:hint="eastAsia"/>
            <w:sz w:val="24"/>
            <w:lang w:eastAsia="zh"/>
          </w:rPr>
          <w:t>with another interface!"</w:t>
        </w:r>
      </w:ins>
    </w:p>
    <w:p w14:paraId="5F00D6A3">
      <w:pPr>
        <w:rPr>
          <w:ins w:id="117" w:author="刘远航" w:date="2025-03-05T18:20:00Z"/>
          <w:rFonts w:hint="eastAsia"/>
          <w:sz w:val="24"/>
          <w:lang w:eastAsia="zh"/>
        </w:rPr>
      </w:pPr>
      <w:ins w:id="118" w:author="刘远航" w:date="2025-03-05T18:20:00Z">
        <w:r>
          <w:rPr>
            <w:rFonts w:hint="eastAsia"/>
            <w:sz w:val="24"/>
            <w:lang w:eastAsia="zh"/>
          </w:rPr>
          <w:t>表示你尝试配置的子网与路由器其他接口的子网存在</w:t>
        </w:r>
      </w:ins>
      <w:ins w:id="119" w:author="刘远航" w:date="2025-03-05T18:21:00Z">
        <w:r>
          <w:rPr>
            <w:rFonts w:hint="eastAsia"/>
            <w:sz w:val="24"/>
            <w:lang w:eastAsia="zh"/>
          </w:rPr>
          <w:t>重叠。</w:t>
        </w:r>
      </w:ins>
    </w:p>
    <w:p w14:paraId="0DCE6C07">
      <w:pPr>
        <w:rPr>
          <w:ins w:id="120" w:author="刘远航" w:date="2025-03-05T18:11:00Z"/>
          <w:rFonts w:hint="eastAsia"/>
          <w:sz w:val="24"/>
          <w:lang w:eastAsia="zh"/>
        </w:rPr>
      </w:pPr>
      <w:ins w:id="121" w:author="刘远航" w:date="2025-03-05T18:10:00Z">
        <w:r>
          <w:rPr>
            <w:rFonts w:hint="eastAsia"/>
            <w:sz w:val="24"/>
            <w:lang w:eastAsia="zh"/>
          </w:rPr>
          <w:t>这个</w:t>
        </w:r>
      </w:ins>
      <w:ins w:id="122" w:author="刘远航" w:date="2025-03-05T18:11:00Z">
        <w:r>
          <w:rPr>
            <w:rFonts w:hint="eastAsia"/>
            <w:sz w:val="24"/>
            <w:lang w:eastAsia="zh"/>
          </w:rPr>
          <w:t>问题或许可以reboot解决，步骤如下：</w:t>
        </w:r>
      </w:ins>
    </w:p>
    <w:p w14:paraId="454DB075">
      <w:pPr>
        <w:numPr>
          <w:ilvl w:val="0"/>
          <w:numId w:val="2"/>
        </w:numPr>
        <w:rPr>
          <w:ins w:id="124" w:author="刘远航" w:date="2025-03-05T18:12:00Z"/>
          <w:rFonts w:hint="eastAsia"/>
          <w:sz w:val="24"/>
          <w:lang w:eastAsia="zh"/>
        </w:rPr>
        <w:pPrChange w:id="123" w:author="刘远航" w:date="2025-03-05T18:12:00Z">
          <w:pPr/>
        </w:pPrChange>
      </w:pPr>
      <w:ins w:id="125" w:author="刘远航" w:date="2025-03-05T18:11:00Z">
        <w:r>
          <w:rPr>
            <w:rFonts w:hint="eastAsia"/>
            <w:sz w:val="24"/>
            <w:lang w:eastAsia="zh"/>
          </w:rPr>
          <w:t>多次输入quit直到回到</w:t>
        </w:r>
      </w:ins>
      <w:ins w:id="126" w:author="刘远航" w:date="2025-03-05T18:12:00Z">
        <w:r>
          <w:rPr>
            <w:rFonts w:hint="eastAsia"/>
            <w:sz w:val="24"/>
            <w:lang w:eastAsia="zh"/>
          </w:rPr>
          <w:t>&lt;H3C&gt;</w:t>
        </w:r>
      </w:ins>
    </w:p>
    <w:p w14:paraId="15CF42A7">
      <w:pPr>
        <w:numPr>
          <w:ilvl w:val="0"/>
          <w:numId w:val="2"/>
        </w:numPr>
        <w:rPr>
          <w:ins w:id="128" w:author="刘远航" w:date="2025-03-05T18:12:00Z"/>
          <w:rFonts w:hint="eastAsia"/>
          <w:sz w:val="24"/>
          <w:lang w:eastAsia="zh"/>
        </w:rPr>
        <w:pPrChange w:id="127" w:author="刘远航" w:date="2025-03-05T18:12:00Z">
          <w:pPr/>
        </w:pPrChange>
      </w:pPr>
      <w:ins w:id="129" w:author="刘远航" w:date="2025-03-05T18:12:00Z">
        <w:r>
          <w:rPr>
            <w:rFonts w:hint="eastAsia"/>
            <w:sz w:val="24"/>
            <w:lang w:eastAsia="zh"/>
          </w:rPr>
          <w:t>输入reboot,回车</w:t>
        </w:r>
      </w:ins>
    </w:p>
    <w:p w14:paraId="5C545079">
      <w:pPr>
        <w:numPr>
          <w:ilvl w:val="0"/>
          <w:numId w:val="2"/>
        </w:numPr>
        <w:rPr>
          <w:ins w:id="131" w:author="刘远航" w:date="2025-03-05T18:14:00Z"/>
          <w:rFonts w:hint="eastAsia"/>
          <w:sz w:val="24"/>
          <w:lang w:eastAsia="zh"/>
        </w:rPr>
        <w:pPrChange w:id="130" w:author="刘远航" w:date="2025-03-05T18:12:00Z">
          <w:pPr/>
        </w:pPrChange>
      </w:pPr>
      <w:ins w:id="132" w:author="刘远航" w:date="2025-03-05T18:13:00Z">
        <w:r>
          <w:rPr>
            <w:rFonts w:hint="eastAsia"/>
            <w:sz w:val="24"/>
            <w:lang w:eastAsia="zh"/>
          </w:rPr>
          <w:t>接下来的提示中注意先输入n，再输入y</w:t>
        </w:r>
      </w:ins>
      <w:ins w:id="133" w:author="刘远航" w:date="2025-03-05T18:14:00Z">
        <w:r>
          <w:rPr>
            <w:rFonts w:hint="eastAsia"/>
            <w:sz w:val="24"/>
            <w:lang w:eastAsia="zh"/>
          </w:rPr>
          <w:t>，如图：</w:t>
        </w:r>
      </w:ins>
    </w:p>
    <w:p w14:paraId="3A939760">
      <w:pPr>
        <w:numPr>
          <w:ilvl w:val="0"/>
          <w:numId w:val="0"/>
        </w:numPr>
        <w:rPr>
          <w:ins w:id="135" w:author="刘远航" w:date="2025-03-05T18:15:00Z"/>
          <w:rFonts w:hint="eastAsia"/>
          <w:sz w:val="24"/>
          <w:lang w:eastAsia="zh"/>
        </w:rPr>
        <w:pPrChange w:id="134" w:author="刘远航" w:date="2025-03-05T18:14:00Z">
          <w:pPr/>
        </w:pPrChange>
      </w:pPr>
      <w:ins w:id="136" w:author="刘远航" w:date="2025-03-05T18:14:00Z">
        <w:r>
          <w:rPr>
            <w:rFonts w:hint="eastAsia"/>
            <w:sz w:val="24"/>
            <w:lang w:eastAsia="zh"/>
          </w:rPr>
          <w:drawing>
            <wp:inline distT="0" distB="0" distL="114300" distR="114300">
              <wp:extent cx="5241925" cy="763905"/>
              <wp:effectExtent l="0" t="0" r="15875" b="23495"/>
              <wp:docPr id="77" name="图片 6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7" name="图片 62"/>
                      <pic:cNvPicPr>
                        <a:picLocks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41925" cy="763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61EDC84">
      <w:pPr>
        <w:numPr>
          <w:ilvl w:val="0"/>
          <w:numId w:val="2"/>
        </w:numPr>
        <w:rPr>
          <w:ins w:id="138" w:author="刘远航" w:date="2025-03-05T18:15:00Z"/>
          <w:rFonts w:hint="eastAsia"/>
          <w:sz w:val="24"/>
          <w:lang w:eastAsia="zh"/>
        </w:rPr>
      </w:pPr>
      <w:ins w:id="139" w:author="刘远航" w:date="2025-03-05T18:15:00Z">
        <w:r>
          <w:rPr>
            <w:rFonts w:hint="eastAsia"/>
            <w:sz w:val="24"/>
            <w:lang w:eastAsia="zh"/>
          </w:rPr>
          <w:t>完成上述操作后请</w:t>
        </w:r>
      </w:ins>
      <w:ins w:id="140" w:author="刘远航" w:date="2025-03-07T20:11:00Z">
        <w:r>
          <w:rPr>
            <w:rFonts w:hint="eastAsia"/>
            <w:sz w:val="24"/>
            <w:lang w:eastAsia="zh"/>
          </w:rPr>
          <w:t>重新</w:t>
        </w:r>
      </w:ins>
      <w:ins w:id="141" w:author="刘远航" w:date="2025-03-05T18:15:00Z">
        <w:del w:id="142" w:author="刘远航" w:date="2025-03-07T20:11:00Z">
          <w:r>
            <w:rPr>
              <w:rFonts w:hint="eastAsia"/>
              <w:sz w:val="24"/>
              <w:lang w:eastAsia="zh"/>
            </w:rPr>
            <w:delText>输入</w:delText>
          </w:r>
        </w:del>
      </w:ins>
      <w:ins w:id="143" w:author="刘远航" w:date="2025-03-05T18:15:00Z">
        <w:r>
          <w:rPr>
            <w:rFonts w:hint="eastAsia"/>
            <w:sz w:val="24"/>
            <w:lang w:eastAsia="zh"/>
          </w:rPr>
          <w:t>完成表格中命令。</w:t>
        </w:r>
      </w:ins>
    </w:p>
    <w:p w14:paraId="70954491">
      <w:pPr>
        <w:numPr>
          <w:ilvl w:val="0"/>
          <w:numId w:val="2"/>
        </w:numPr>
        <w:rPr>
          <w:ins w:id="144" w:author="刘远航" w:date="2025-03-05T18:08:00Z"/>
          <w:rFonts w:hint="eastAsia"/>
          <w:sz w:val="24"/>
          <w:lang w:eastAsia="zh"/>
        </w:rPr>
      </w:pPr>
      <w:ins w:id="145" w:author="刘远航" w:date="2025-03-05T18:15:00Z">
        <w:r>
          <w:rPr>
            <w:rFonts w:hint="eastAsia"/>
            <w:sz w:val="24"/>
            <w:lang w:eastAsia="zh"/>
          </w:rPr>
          <w:t>如果依旧不能解决，请</w:t>
        </w:r>
      </w:ins>
      <w:ins w:id="146" w:author="刘远航" w:date="2025-03-05T18:16:00Z">
        <w:r>
          <w:rPr>
            <w:rFonts w:hint="eastAsia"/>
            <w:sz w:val="24"/>
            <w:lang w:eastAsia="zh"/>
          </w:rPr>
          <w:t>联系老师或者重新开始一切：拔掉网线，重启电脑</w:t>
        </w:r>
      </w:ins>
    </w:p>
    <w:p w14:paraId="5AE88BD4">
      <w:pPr>
        <w:rPr>
          <w:rFonts w:hint="eastAsia"/>
          <w:sz w:val="24"/>
          <w:lang w:eastAsia="zh"/>
        </w:rPr>
      </w:pPr>
    </w:p>
    <w:p w14:paraId="1709E836">
      <w:pPr>
        <w:rPr>
          <w:rFonts w:ascii="宋体" w:hAnsi="宋体" w:cs="宋体"/>
          <w:sz w:val="24"/>
        </w:rPr>
      </w:pPr>
      <w:r>
        <w:rPr>
          <w:sz w:val="24"/>
        </w:rPr>
        <w:t xml:space="preserve">3)  </w:t>
      </w:r>
      <w:r>
        <w:rPr>
          <w:rFonts w:hint="eastAsia" w:ascii="宋体" w:hAnsi="宋体" w:cs="宋体"/>
          <w:sz w:val="24"/>
        </w:rPr>
        <w:t>计算机配置</w:t>
      </w:r>
    </w:p>
    <w:p w14:paraId="402F5201">
      <w:pPr>
        <w:rPr>
          <w:rFonts w:hint="eastAsia" w:ascii="宋体" w:hAnsi="宋体" w:cs="宋体"/>
          <w:sz w:val="18"/>
          <w:szCs w:val="18"/>
        </w:rPr>
      </w:pPr>
    </w:p>
    <w:p w14:paraId="24B605E0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配置交换机时已完成，跳过。</w:t>
      </w:r>
    </w:p>
    <w:p w14:paraId="3604B53D">
      <w:pPr>
        <w:rPr>
          <w:rFonts w:hint="eastAsia" w:ascii="宋体" w:hAnsi="宋体" w:cs="宋体"/>
          <w:sz w:val="18"/>
          <w:szCs w:val="18"/>
        </w:rPr>
      </w:pPr>
    </w:p>
    <w:p w14:paraId="53EE183B">
      <w:pPr>
        <w:numPr>
          <w:ilvl w:val="0"/>
          <w:numId w:val="3"/>
        </w:numPr>
        <w:rPr>
          <w:ins w:id="148" w:author="沈逸尘" w:date="2025-03-05T17:01:00Z"/>
          <w:rFonts w:hint="eastAsia" w:ascii="宋体" w:hAnsi="宋体" w:cs="宋体"/>
          <w:sz w:val="24"/>
        </w:rPr>
        <w:pPrChange w:id="147" w:author="沈逸尘" w:date="2025-03-05T16:58:00Z">
          <w:pPr/>
        </w:pPrChange>
      </w:pPr>
      <w:del w:id="149" w:author="沈逸尘" w:date="2025-03-05T16:58:00Z">
        <w:r>
          <w:rPr>
            <w:sz w:val="24"/>
          </w:rPr>
          <w:delText>4</w:delText>
        </w:r>
      </w:del>
      <w:del w:id="150" w:author="沈逸尘" w:date="2025-03-05T16:58:00Z">
        <w:r>
          <w:rPr>
            <w:rFonts w:hint="eastAsia" w:ascii="宋体" w:hAnsi="宋体" w:cs="宋体"/>
            <w:sz w:val="24"/>
          </w:rPr>
          <w:delText>）</w:delText>
        </w:r>
      </w:del>
      <w:r>
        <w:rPr>
          <w:rFonts w:hint="eastAsia" w:ascii="宋体" w:hAnsi="宋体" w:cs="宋体"/>
          <w:sz w:val="24"/>
        </w:rPr>
        <w:t xml:space="preserve">在命令行上执行 </w:t>
      </w:r>
      <w:r>
        <w:rPr>
          <w:sz w:val="24"/>
        </w:rPr>
        <w:t>telnet 192.168.0.3</w:t>
      </w:r>
      <w:r>
        <w:rPr>
          <w:rFonts w:hint="eastAsia" w:ascii="宋体" w:hAnsi="宋体" w:cs="宋体"/>
          <w:sz w:val="24"/>
        </w:rPr>
        <w:t xml:space="preserve">，与设备连接，输入密码 </w:t>
      </w:r>
      <w:r>
        <w:rPr>
          <w:sz w:val="24"/>
        </w:rPr>
        <w:t>h3c</w:t>
      </w:r>
      <w:r>
        <w:rPr>
          <w:rFonts w:hint="eastAsia" w:ascii="宋体" w:hAnsi="宋体" w:cs="宋体"/>
          <w:sz w:val="24"/>
        </w:rPr>
        <w:t>，认证通过后。如果出现命令行提示符（如</w:t>
      </w:r>
      <w:r>
        <w:rPr>
          <w:sz w:val="24"/>
        </w:rPr>
        <w:t>&lt;H3C&gt;</w:t>
      </w:r>
      <w:r>
        <w:rPr>
          <w:rFonts w:hint="eastAsia" w:ascii="宋体" w:hAnsi="宋体" w:cs="宋体"/>
          <w:sz w:val="24"/>
        </w:rPr>
        <w:t>），说明成功登陆。</w:t>
      </w:r>
    </w:p>
    <w:p w14:paraId="4165F413">
      <w:pPr>
        <w:numPr>
          <w:ilvl w:val="0"/>
          <w:numId w:val="0"/>
        </w:numPr>
        <w:rPr>
          <w:ins w:id="152" w:author="沈逸尘" w:date="2025-03-05T16:58:00Z"/>
          <w:rFonts w:hint="eastAsia" w:ascii="宋体" w:hAnsi="宋体" w:cs="宋体"/>
          <w:sz w:val="24"/>
        </w:rPr>
        <w:pPrChange w:id="151" w:author="沈逸尘" w:date="2025-03-05T17:01:00Z">
          <w:pPr/>
        </w:pPrChange>
      </w:pPr>
    </w:p>
    <w:p w14:paraId="43330472">
      <w:pPr>
        <w:numPr>
          <w:ilvl w:val="0"/>
          <w:numId w:val="0"/>
        </w:numPr>
        <w:rPr>
          <w:ins w:id="154" w:author="沈逸尘" w:date="2025-03-05T17:00:00Z"/>
          <w:rFonts w:hint="eastAsia" w:ascii="宋体" w:hAnsi="宋体" w:cs="宋体"/>
          <w:sz w:val="24"/>
          <w:lang w:eastAsia="zh"/>
        </w:rPr>
        <w:pPrChange w:id="153" w:author="沈逸尘" w:date="2025-03-05T16:58:00Z">
          <w:pPr/>
        </w:pPrChange>
      </w:pPr>
      <w:ins w:id="155" w:author="沈逸尘" w:date="2025-03-05T16:59:00Z">
        <w:r>
          <w:rPr>
            <w:rFonts w:hint="eastAsia" w:ascii="宋体" w:hAnsi="宋体" w:cs="宋体"/>
            <w:sz w:val="24"/>
            <w:lang w:eastAsia="zh"/>
          </w:rPr>
          <w:t>Q：我的界面上不是&lt;&gt;中的内容不是H3C而是其他字母和数字？</w:t>
        </w:r>
      </w:ins>
    </w:p>
    <w:p w14:paraId="24B59804">
      <w:pPr>
        <w:numPr>
          <w:ilvl w:val="0"/>
          <w:numId w:val="0"/>
        </w:numPr>
        <w:ind w:firstLine="0" w:firstLineChars="0"/>
        <w:rPr>
          <w:ins w:id="157" w:author="沈逸尘" w:date="2025-03-05T16:59:00Z"/>
          <w:rFonts w:hint="eastAsia" w:ascii="宋体" w:hAnsi="宋体" w:cs="宋体"/>
          <w:sz w:val="24"/>
          <w:lang w:eastAsia="zh"/>
        </w:rPr>
        <w:pPrChange w:id="156" w:author="沈逸尘" w:date="2025-03-05T17:01:00Z">
          <w:pPr/>
        </w:pPrChange>
      </w:pPr>
      <w:ins w:id="158" w:author="沈逸尘" w:date="2025-03-05T17:00:00Z">
        <w:r>
          <w:rPr>
            <w:rFonts w:hint="eastAsia" w:ascii="宋体" w:hAnsi="宋体" w:cs="宋体"/>
            <w:sz w:val="24"/>
            <w:lang w:eastAsia="zh"/>
          </w:rPr>
          <w:t>A：尖括号内的内容实际上是设备的名字，可以换成任何名字不影响配置也不需要记住名字（如果你觉得</w:t>
        </w:r>
      </w:ins>
      <w:ins w:id="159" w:author="沈逸尘" w:date="2025-03-05T17:01:00Z">
        <w:r>
          <w:rPr>
            <w:rFonts w:hint="eastAsia" w:ascii="宋体" w:hAnsi="宋体" w:cs="宋体"/>
            <w:sz w:val="24"/>
            <w:lang w:eastAsia="zh"/>
          </w:rPr>
          <w:t>不顺眼可以在system-view命令运行后使用sysname H3C指令改名字</w:t>
        </w:r>
      </w:ins>
      <w:ins w:id="160" w:author="沈逸尘" w:date="2025-03-05T17:00:00Z">
        <w:r>
          <w:rPr>
            <w:rFonts w:hint="eastAsia" w:ascii="宋体" w:hAnsi="宋体" w:cs="宋体"/>
            <w:sz w:val="24"/>
            <w:lang w:eastAsia="zh"/>
          </w:rPr>
          <w:t>）</w:t>
        </w:r>
      </w:ins>
    </w:p>
    <w:p w14:paraId="11897F69">
      <w:pPr>
        <w:numPr>
          <w:ilvl w:val="0"/>
          <w:numId w:val="0"/>
        </w:numPr>
        <w:rPr>
          <w:rFonts w:hint="eastAsia" w:ascii="宋体" w:hAnsi="宋体" w:cs="宋体"/>
          <w:sz w:val="24"/>
          <w:lang w:eastAsia="zh"/>
        </w:rPr>
        <w:pPrChange w:id="161" w:author="沈逸尘" w:date="2025-03-05T16:58:00Z">
          <w:pPr/>
        </w:pPrChange>
      </w:pPr>
    </w:p>
    <w:p w14:paraId="0D3CB0AD">
      <w:pPr>
        <w:rPr>
          <w:rFonts w:hint="eastAsia" w:ascii="宋体" w:hAnsi="宋体" w:cs="宋体"/>
          <w:sz w:val="18"/>
          <w:szCs w:val="18"/>
        </w:rPr>
      </w:pPr>
    </w:p>
    <w:p w14:paraId="4A7B062B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3.3.6.</w:t>
      </w:r>
      <w:r>
        <w:rPr>
          <w:rFonts w:hint="eastAsia"/>
          <w:b/>
          <w:bCs/>
          <w:sz w:val="28"/>
          <w:szCs w:val="28"/>
        </w:rPr>
        <w:t>实验配置与命令</w:t>
      </w:r>
      <w:r>
        <w:rPr>
          <w:b/>
          <w:bCs/>
          <w:sz w:val="28"/>
          <w:szCs w:val="28"/>
        </w:rPr>
        <w:t xml:space="preserve"> </w:t>
      </w:r>
    </w:p>
    <w:p w14:paraId="257D52AA">
      <w:pPr>
        <w:rPr>
          <w:sz w:val="18"/>
          <w:szCs w:val="18"/>
        </w:rPr>
      </w:pPr>
    </w:p>
    <w:p w14:paraId="196850FB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配置命令基本与配置交换机实验相同。</w:t>
      </w:r>
    </w:p>
    <w:p w14:paraId="044D67B5">
      <w:pPr>
        <w:rPr>
          <w:rFonts w:hint="eastAsia"/>
          <w:sz w:val="18"/>
          <w:szCs w:val="18"/>
        </w:rPr>
      </w:pPr>
    </w:p>
    <w:p w14:paraId="5B8036B4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3.3.7.</w:t>
      </w:r>
      <w:r>
        <w:rPr>
          <w:rFonts w:hint="eastAsia"/>
          <w:b/>
          <w:bCs/>
          <w:sz w:val="28"/>
          <w:szCs w:val="28"/>
        </w:rPr>
        <w:t>实验结果分析与总结</w:t>
      </w:r>
      <w:r>
        <w:rPr>
          <w:b/>
          <w:bCs/>
          <w:sz w:val="28"/>
          <w:szCs w:val="28"/>
        </w:rPr>
        <w:t xml:space="preserve"> </w:t>
      </w:r>
    </w:p>
    <w:p w14:paraId="658AF7DA">
      <w:pPr>
        <w:rPr>
          <w:sz w:val="18"/>
          <w:szCs w:val="18"/>
        </w:rPr>
      </w:pPr>
    </w:p>
    <w:p w14:paraId="14853C43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实验通过标准：</w:t>
      </w:r>
    </w:p>
    <w:p w14:paraId="04580930">
      <w:pPr>
        <w:ind w:firstLine="48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（1）能通过c</w:t>
      </w:r>
      <w:r>
        <w:rPr>
          <w:rFonts w:ascii="宋体" w:hAnsi="宋体" w:cs="宋体"/>
          <w:sz w:val="24"/>
        </w:rPr>
        <w:t>onsole</w:t>
      </w:r>
      <w:r>
        <w:rPr>
          <w:rFonts w:hint="eastAsia" w:ascii="宋体" w:hAnsi="宋体" w:cs="宋体"/>
          <w:sz w:val="24"/>
        </w:rPr>
        <w:t>口连上路由器进行配置</w:t>
      </w:r>
    </w:p>
    <w:p w14:paraId="2983D8F2">
      <w:pPr>
        <w:ind w:firstLine="48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（2）能通过t</w:t>
      </w:r>
      <w:r>
        <w:rPr>
          <w:rFonts w:ascii="宋体" w:hAnsi="宋体" w:cs="宋体"/>
          <w:sz w:val="24"/>
        </w:rPr>
        <w:t>elnet</w:t>
      </w:r>
      <w:r>
        <w:rPr>
          <w:rFonts w:hint="eastAsia" w:ascii="宋体" w:hAnsi="宋体" w:cs="宋体"/>
          <w:sz w:val="24"/>
        </w:rPr>
        <w:t>成功登陆路由器</w:t>
      </w:r>
    </w:p>
    <w:p w14:paraId="62E2171F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通过本实验的学习，我们掌握了通过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 xml:space="preserve">口和 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 xml:space="preserve">配置 </w:t>
      </w:r>
      <w:r>
        <w:rPr>
          <w:sz w:val="24"/>
        </w:rPr>
        <w:t xml:space="preserve">H3C </w:t>
      </w:r>
      <w:r>
        <w:rPr>
          <w:rFonts w:hint="eastAsia" w:ascii="宋体" w:hAnsi="宋体" w:cs="宋体"/>
          <w:sz w:val="24"/>
        </w:rPr>
        <w:t>路由器；了解了设备的配置视图：学会了使用命令行在线帮助、设备的基本配置命令和历史命令与编辑特性的使用。</w:t>
      </w:r>
    </w:p>
    <w:p w14:paraId="3150FD5F">
      <w:pPr>
        <w:rPr>
          <w:rFonts w:hint="eastAsia" w:ascii="宋体" w:hAnsi="宋体" w:cs="宋体"/>
          <w:sz w:val="18"/>
          <w:szCs w:val="18"/>
        </w:rPr>
      </w:pPr>
    </w:p>
    <w:p w14:paraId="2EC3D619">
      <w:pPr>
        <w:rPr>
          <w:rFonts w:hint="eastAsia" w:ascii="宋体" w:hAnsi="宋体" w:cs="宋体"/>
          <w:sz w:val="32"/>
          <w:szCs w:val="40"/>
        </w:rPr>
      </w:pPr>
      <w:r>
        <w:rPr>
          <w:b/>
          <w:bCs/>
          <w:sz w:val="32"/>
          <w:szCs w:val="40"/>
        </w:rPr>
        <w:t>3.4</w:t>
      </w:r>
      <w:r>
        <w:rPr>
          <w:sz w:val="32"/>
          <w:szCs w:val="40"/>
        </w:rPr>
        <w:t xml:space="preserve"> </w:t>
      </w:r>
      <w:r>
        <w:rPr>
          <w:rFonts w:hint="eastAsia" w:ascii="宋体" w:hAnsi="宋体" w:cs="宋体"/>
          <w:sz w:val="32"/>
          <w:szCs w:val="40"/>
        </w:rPr>
        <w:t>实验</w:t>
      </w:r>
      <w:r>
        <w:rPr>
          <w:b/>
          <w:bCs/>
          <w:sz w:val="32"/>
          <w:szCs w:val="40"/>
        </w:rPr>
        <w:t>3-3</w:t>
      </w:r>
      <w:r>
        <w:rPr>
          <w:sz w:val="32"/>
          <w:szCs w:val="40"/>
        </w:rPr>
        <w:t xml:space="preserve"> </w:t>
      </w:r>
      <w:r>
        <w:rPr>
          <w:rFonts w:hint="eastAsia" w:ascii="宋体" w:hAnsi="宋体" w:cs="宋体"/>
          <w:sz w:val="32"/>
          <w:szCs w:val="40"/>
        </w:rPr>
        <w:t>网络设备的连接控制</w:t>
      </w:r>
    </w:p>
    <w:p w14:paraId="6BCAD87E">
      <w:pPr>
        <w:rPr>
          <w:rFonts w:hint="eastAsia" w:ascii="宋体" w:hAnsi="宋体" w:cs="宋体"/>
          <w:sz w:val="18"/>
          <w:szCs w:val="18"/>
        </w:rPr>
      </w:pPr>
    </w:p>
    <w:p w14:paraId="3DB10C5C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3.4.1.</w:t>
      </w:r>
      <w:r>
        <w:rPr>
          <w:rFonts w:hint="eastAsia"/>
          <w:b/>
          <w:bCs/>
          <w:sz w:val="28"/>
          <w:szCs w:val="28"/>
        </w:rPr>
        <w:t>实验内容</w:t>
      </w:r>
      <w:r>
        <w:rPr>
          <w:b/>
          <w:bCs/>
          <w:sz w:val="28"/>
          <w:szCs w:val="28"/>
        </w:rPr>
        <w:t xml:space="preserve"> </w:t>
      </w:r>
    </w:p>
    <w:p w14:paraId="6063AD10">
      <w:pPr>
        <w:rPr>
          <w:sz w:val="18"/>
          <w:szCs w:val="18"/>
        </w:rPr>
      </w:pPr>
    </w:p>
    <w:p w14:paraId="4F416B4B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熟悉并使用网络设备控制台。</w:t>
      </w:r>
    </w:p>
    <w:p w14:paraId="2F25E094">
      <w:pPr>
        <w:rPr>
          <w:rFonts w:hint="eastAsia" w:ascii="宋体" w:hAnsi="宋体" w:cs="宋体"/>
          <w:sz w:val="18"/>
          <w:szCs w:val="18"/>
        </w:rPr>
      </w:pPr>
    </w:p>
    <w:p w14:paraId="2141475E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3.4.2.</w:t>
      </w:r>
      <w:r>
        <w:rPr>
          <w:rFonts w:hint="eastAsia"/>
          <w:b/>
          <w:bCs/>
          <w:sz w:val="28"/>
          <w:szCs w:val="28"/>
        </w:rPr>
        <w:t>实验目的</w:t>
      </w:r>
      <w:r>
        <w:rPr>
          <w:b/>
          <w:bCs/>
          <w:sz w:val="28"/>
          <w:szCs w:val="28"/>
        </w:rPr>
        <w:t xml:space="preserve"> </w:t>
      </w:r>
    </w:p>
    <w:p w14:paraId="7F9708C9">
      <w:pPr>
        <w:rPr>
          <w:sz w:val="18"/>
          <w:szCs w:val="18"/>
        </w:rPr>
      </w:pPr>
    </w:p>
    <w:p w14:paraId="654DA127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通过使用设备控制台登陆各种设备。</w:t>
      </w:r>
    </w:p>
    <w:p w14:paraId="62CE8BBD">
      <w:pPr>
        <w:rPr>
          <w:rFonts w:hint="eastAsia" w:ascii="宋体" w:hAnsi="宋体" w:cs="宋体"/>
          <w:sz w:val="18"/>
          <w:szCs w:val="18"/>
        </w:rPr>
      </w:pPr>
    </w:p>
    <w:p w14:paraId="286269BA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3.4.3.</w:t>
      </w:r>
      <w:r>
        <w:rPr>
          <w:rFonts w:hint="eastAsia"/>
          <w:b/>
          <w:bCs/>
          <w:sz w:val="28"/>
          <w:szCs w:val="28"/>
        </w:rPr>
        <w:t>实验拓扑图</w:t>
      </w:r>
      <w:r>
        <w:rPr>
          <w:b/>
          <w:bCs/>
          <w:sz w:val="28"/>
          <w:szCs w:val="28"/>
        </w:rPr>
        <w:t xml:space="preserve"> </w:t>
      </w:r>
    </w:p>
    <w:p w14:paraId="5D731662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无</w:t>
      </w:r>
    </w:p>
    <w:p w14:paraId="50E435FE">
      <w:pPr>
        <w:rPr>
          <w:rFonts w:hint="eastAsia" w:ascii="宋体" w:hAnsi="宋体" w:cs="宋体"/>
          <w:sz w:val="18"/>
          <w:szCs w:val="18"/>
        </w:rPr>
      </w:pPr>
    </w:p>
    <w:p w14:paraId="133EB2E5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3.4.4.</w:t>
      </w:r>
      <w:r>
        <w:rPr>
          <w:rFonts w:hint="eastAsia"/>
          <w:b/>
          <w:bCs/>
          <w:sz w:val="28"/>
          <w:szCs w:val="28"/>
        </w:rPr>
        <w:t>实验设备</w:t>
      </w:r>
      <w:r>
        <w:rPr>
          <w:b/>
          <w:bCs/>
          <w:sz w:val="28"/>
          <w:szCs w:val="28"/>
        </w:rPr>
        <w:t xml:space="preserve"> </w:t>
      </w:r>
    </w:p>
    <w:p w14:paraId="293A2286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一台 </w:t>
      </w:r>
      <w:r>
        <w:rPr>
          <w:sz w:val="24"/>
        </w:rPr>
        <w:t>PC</w:t>
      </w:r>
      <w:r>
        <w:rPr>
          <w:rFonts w:hint="eastAsia" w:ascii="宋体" w:hAnsi="宋体" w:cs="宋体"/>
          <w:sz w:val="24"/>
        </w:rPr>
        <w:t>，一台设备控制台，与设备控制台相连接的设备。</w:t>
      </w:r>
    </w:p>
    <w:p w14:paraId="37F026C9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3.4.5.</w:t>
      </w:r>
      <w:r>
        <w:rPr>
          <w:rFonts w:hint="eastAsia"/>
          <w:b/>
          <w:bCs/>
          <w:sz w:val="28"/>
          <w:szCs w:val="28"/>
        </w:rPr>
        <w:t>实验步骤</w:t>
      </w:r>
      <w:r>
        <w:rPr>
          <w:b/>
          <w:bCs/>
          <w:sz w:val="28"/>
          <w:szCs w:val="28"/>
        </w:rPr>
        <w:t xml:space="preserve"> </w:t>
      </w:r>
    </w:p>
    <w:p w14:paraId="2FBD911E">
      <w:pPr>
        <w:rPr>
          <w:sz w:val="18"/>
          <w:szCs w:val="18"/>
        </w:rPr>
      </w:pPr>
    </w:p>
    <w:p w14:paraId="4834CEEC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eastAsia="zh"/>
        </w:rPr>
        <w:t>PS：在使用浏览器之前，需要启用以太网1，否则无法登录。</w:t>
      </w:r>
    </w:p>
    <w:p w14:paraId="77D4A628">
      <w:pPr>
        <w:rPr>
          <w:sz w:val="24"/>
        </w:rPr>
      </w:pPr>
      <w:r>
        <w:rPr>
          <w:rFonts w:hint="eastAsia" w:ascii="宋体" w:hAnsi="宋体" w:cs="宋体"/>
          <w:sz w:val="24"/>
        </w:rPr>
        <w:t xml:space="preserve">设备控制台是也是一台路由器，但是其具有更强的功能。设备控制台通过第一块网卡与 </w:t>
      </w:r>
      <w:r>
        <w:rPr>
          <w:sz w:val="24"/>
        </w:rPr>
        <w:t xml:space="preserve">PC </w:t>
      </w:r>
      <w:r>
        <w:rPr>
          <w:rFonts w:hint="eastAsia" w:ascii="宋体" w:hAnsi="宋体" w:cs="宋体"/>
          <w:sz w:val="24"/>
        </w:rPr>
        <w:t>相连接。</w:t>
      </w:r>
      <w:r>
        <w:rPr>
          <w:rFonts w:hint="eastAsia" w:ascii="宋体" w:hAnsi="宋体" w:cs="宋体"/>
          <w:b/>
          <w:bCs/>
          <w:sz w:val="24"/>
        </w:rPr>
        <w:t>首先打开浏览器，输</w:t>
      </w:r>
      <w:r>
        <w:rPr>
          <w:rFonts w:hint="eastAsia"/>
          <w:b/>
          <w:bCs/>
          <w:sz w:val="24"/>
        </w:rPr>
        <w:t>入每台机器对应的</w:t>
      </w:r>
      <w:r>
        <w:rPr>
          <w:b/>
          <w:bCs/>
          <w:sz w:val="24"/>
        </w:rPr>
        <w:t>IP</w:t>
      </w:r>
      <w:r>
        <w:rPr>
          <w:rFonts w:hint="eastAsia"/>
          <w:sz w:val="24"/>
        </w:rPr>
        <w:t>。</w:t>
      </w:r>
      <w:r>
        <w:rPr>
          <w:sz w:val="24"/>
        </w:rPr>
        <w:t>IP</w:t>
      </w:r>
      <w:r>
        <w:rPr>
          <w:rFonts w:hint="eastAsia"/>
          <w:sz w:val="24"/>
        </w:rPr>
        <w:t>地址见“</w:t>
      </w:r>
      <w:r>
        <w:rPr>
          <w:sz w:val="24"/>
        </w:rPr>
        <w:t>DMC</w:t>
      </w:r>
      <w:r>
        <w:rPr>
          <w:rFonts w:hint="eastAsia"/>
          <w:sz w:val="24"/>
        </w:rPr>
        <w:t>控制台地址列表</w:t>
      </w:r>
      <w:r>
        <w:rPr>
          <w:sz w:val="24"/>
        </w:rPr>
        <w:t>.xlsx</w:t>
      </w:r>
      <w:r>
        <w:rPr>
          <w:rFonts w:hint="eastAsia"/>
          <w:sz w:val="24"/>
        </w:rPr>
        <w:t>”文件（如下）。</w:t>
      </w:r>
    </w:p>
    <w:p w14:paraId="31668E74">
      <w:pPr>
        <w:jc w:val="center"/>
        <w:rPr>
          <w:sz w:val="24"/>
        </w:rPr>
      </w:pPr>
      <w:r>
        <w:drawing>
          <wp:inline distT="0" distB="0" distL="114300" distR="114300">
            <wp:extent cx="2889885" cy="3213100"/>
            <wp:effectExtent l="0" t="0" r="5715" b="12700"/>
            <wp:docPr id="78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4B08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（比如B5PC-05对应的IP为10.10.18.169:8888）</w:t>
      </w:r>
    </w:p>
    <w:p w14:paraId="5C9AC1E1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得到一下登陆界面：</w:t>
      </w:r>
    </w:p>
    <w:p w14:paraId="5A5C3BC7">
      <w:pPr>
        <w:jc w:val="center"/>
        <w:rPr>
          <w:rFonts w:hint="eastAsia"/>
        </w:rPr>
      </w:pPr>
      <w:r>
        <w:drawing>
          <wp:inline distT="0" distB="0" distL="114300" distR="114300">
            <wp:extent cx="2926080" cy="1447800"/>
            <wp:effectExtent l="0" t="0" r="20320" b="0"/>
            <wp:docPr id="7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5D6C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然后输入用户名 </w:t>
      </w:r>
      <w:r>
        <w:rPr>
          <w:sz w:val="24"/>
        </w:rPr>
        <w:t xml:space="preserve">admin </w:t>
      </w:r>
      <w:r>
        <w:rPr>
          <w:rFonts w:hint="eastAsia" w:ascii="宋体" w:hAnsi="宋体" w:cs="宋体"/>
          <w:sz w:val="24"/>
        </w:rPr>
        <w:t xml:space="preserve">和密码 </w:t>
      </w:r>
      <w:r>
        <w:rPr>
          <w:sz w:val="24"/>
        </w:rPr>
        <w:t xml:space="preserve">admin </w:t>
      </w:r>
      <w:r>
        <w:rPr>
          <w:rFonts w:hint="eastAsia" w:ascii="宋体" w:hAnsi="宋体" w:cs="宋体"/>
          <w:sz w:val="24"/>
        </w:rPr>
        <w:t>登陆控制台，出现如下界面：</w:t>
      </w:r>
    </w:p>
    <w:p w14:paraId="5CF378DB">
      <w:pPr>
        <w:rPr>
          <w:rFonts w:hint="eastAsia" w:ascii="宋体" w:hAnsi="宋体" w:cs="宋体"/>
          <w:sz w:val="18"/>
          <w:szCs w:val="18"/>
        </w:rPr>
      </w:pPr>
      <w:r>
        <w:drawing>
          <wp:inline distT="0" distB="0" distL="114300" distR="114300">
            <wp:extent cx="5166360" cy="1943100"/>
            <wp:effectExtent l="0" t="0" r="15240" b="12700"/>
            <wp:docPr id="80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CCF2">
      <w:pPr>
        <w:rPr>
          <w:rFonts w:hint="eastAsia" w:ascii="宋体" w:hAnsi="宋体" w:cs="宋体"/>
          <w:sz w:val="18"/>
          <w:szCs w:val="18"/>
        </w:rPr>
      </w:pPr>
    </w:p>
    <w:p w14:paraId="2CD7DECA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上方为与控制台相连接的各设备，双击即可登陆。这是除通过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>口和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>登陆设备的第三种方法。相比前两种方式而言，更加方便。</w:t>
      </w:r>
    </w:p>
    <w:p w14:paraId="1D1D773F">
      <w:pPr>
        <w:rPr>
          <w:rFonts w:hint="eastAsia" w:ascii="宋体" w:hAnsi="宋体" w:cs="宋体"/>
          <w:sz w:val="18"/>
          <w:szCs w:val="18"/>
        </w:rPr>
      </w:pPr>
    </w:p>
    <w:p w14:paraId="1BE66494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3.4.6.</w:t>
      </w:r>
      <w:r>
        <w:rPr>
          <w:rFonts w:hint="eastAsia"/>
          <w:b/>
          <w:bCs/>
          <w:sz w:val="28"/>
          <w:szCs w:val="28"/>
        </w:rPr>
        <w:t>实验配置与命令</w:t>
      </w:r>
      <w:r>
        <w:rPr>
          <w:b/>
          <w:bCs/>
          <w:sz w:val="28"/>
          <w:szCs w:val="28"/>
        </w:rPr>
        <w:t xml:space="preserve"> </w:t>
      </w:r>
    </w:p>
    <w:p w14:paraId="70BF70F9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无</w:t>
      </w:r>
    </w:p>
    <w:p w14:paraId="47A701F3">
      <w:pPr>
        <w:rPr>
          <w:rFonts w:hint="eastAsia" w:ascii="宋体" w:hAnsi="宋体" w:cs="宋体"/>
          <w:sz w:val="18"/>
          <w:szCs w:val="18"/>
        </w:rPr>
      </w:pPr>
    </w:p>
    <w:p w14:paraId="544188AE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3.4.7.</w:t>
      </w:r>
      <w:r>
        <w:rPr>
          <w:rFonts w:hint="eastAsia"/>
          <w:b/>
          <w:bCs/>
          <w:sz w:val="28"/>
          <w:szCs w:val="28"/>
        </w:rPr>
        <w:t>实验结果分析与总结</w:t>
      </w:r>
      <w:r>
        <w:rPr>
          <w:b/>
          <w:bCs/>
          <w:sz w:val="28"/>
          <w:szCs w:val="28"/>
        </w:rPr>
        <w:t xml:space="preserve"> </w:t>
      </w:r>
    </w:p>
    <w:p w14:paraId="5776D332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实验通过标准：可以进入设备管理控制台</w:t>
      </w:r>
    </w:p>
    <w:p w14:paraId="297C1EBD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本实验所学到的内容，后面的学习才能够容易入门。</w:t>
      </w:r>
    </w:p>
    <w:p w14:paraId="47A82B06">
      <w:pPr>
        <w:rPr>
          <w:rFonts w:hint="eastAsia" w:ascii="宋体" w:hAnsi="宋体" w:cs="宋体"/>
          <w:sz w:val="18"/>
          <w:szCs w:val="18"/>
        </w:rPr>
      </w:pPr>
    </w:p>
    <w:p w14:paraId="27253709">
      <w:pPr>
        <w:rPr>
          <w:rFonts w:hint="eastAsia" w:ascii="宋体" w:hAnsi="宋体" w:cs="宋体"/>
          <w:sz w:val="36"/>
          <w:szCs w:val="44"/>
        </w:rPr>
      </w:pPr>
      <w:r>
        <w:rPr>
          <w:b/>
          <w:bCs/>
          <w:sz w:val="36"/>
          <w:szCs w:val="44"/>
        </w:rPr>
        <w:t>3.5</w:t>
      </w:r>
      <w:r>
        <w:rPr>
          <w:sz w:val="36"/>
          <w:szCs w:val="44"/>
        </w:rPr>
        <w:t xml:space="preserve"> </w:t>
      </w:r>
      <w:r>
        <w:rPr>
          <w:rFonts w:hint="eastAsia" w:ascii="宋体" w:hAnsi="宋体" w:cs="宋体"/>
          <w:sz w:val="36"/>
          <w:szCs w:val="44"/>
        </w:rPr>
        <w:t>相关知识</w:t>
      </w:r>
    </w:p>
    <w:p w14:paraId="6C359E62">
      <w:pPr>
        <w:rPr>
          <w:rFonts w:hint="eastAsia" w:ascii="宋体" w:hAnsi="宋体" w:cs="宋体"/>
          <w:sz w:val="18"/>
          <w:szCs w:val="18"/>
        </w:rPr>
      </w:pPr>
    </w:p>
    <w:p w14:paraId="5A3C4F6D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3.5.1.</w:t>
      </w:r>
      <w:r>
        <w:rPr>
          <w:rFonts w:hint="eastAsia"/>
          <w:b/>
          <w:bCs/>
          <w:sz w:val="28"/>
          <w:szCs w:val="28"/>
        </w:rPr>
        <w:t>设备配置视图</w:t>
      </w:r>
      <w:r>
        <w:rPr>
          <w:b/>
          <w:bCs/>
          <w:sz w:val="28"/>
          <w:szCs w:val="28"/>
        </w:rPr>
        <w:t xml:space="preserve"> </w:t>
      </w:r>
    </w:p>
    <w:p w14:paraId="73C14517">
      <w:pPr>
        <w:rPr>
          <w:rFonts w:ascii="宋体" w:hAnsi="宋体" w:cs="宋体"/>
          <w:sz w:val="24"/>
        </w:rPr>
      </w:pPr>
      <w:r>
        <w:rPr>
          <w:sz w:val="24"/>
        </w:rPr>
        <w:t xml:space="preserve">H3C </w:t>
      </w:r>
      <w:r>
        <w:rPr>
          <w:rFonts w:hint="eastAsia" w:ascii="宋体" w:hAnsi="宋体" w:cs="宋体"/>
          <w:sz w:val="24"/>
        </w:rPr>
        <w:t>命令行提供多种命令视图，本实验主要涉及到以下三种：</w:t>
      </w:r>
    </w:p>
    <w:p w14:paraId="6E5F6B58">
      <w:pPr>
        <w:rPr>
          <w:rFonts w:hint="eastAsia"/>
          <w:sz w:val="18"/>
          <w:szCs w:val="18"/>
        </w:rPr>
      </w:pPr>
    </w:p>
    <w:p w14:paraId="228C3A4D">
      <w:pPr>
        <w:rPr>
          <w:rFonts w:ascii="宋体" w:hAnsi="宋体" w:cs="宋体"/>
          <w:sz w:val="24"/>
        </w:rPr>
      </w:pPr>
      <w:r>
        <w:rPr>
          <w:sz w:val="24"/>
        </w:rPr>
        <w:t>1</w:t>
      </w:r>
      <w:r>
        <w:rPr>
          <w:rFonts w:hint="eastAsia" w:ascii="宋体" w:hAnsi="宋体" w:cs="宋体"/>
          <w:sz w:val="24"/>
        </w:rPr>
        <w:t>） 进入用户视图</w:t>
      </w:r>
    </w:p>
    <w:p w14:paraId="4E8E115C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与路由器或者交换机建立连接即进入用户视图，在该视图下可以查看交换机或者路由器的简单运行状态和统计信息。</w:t>
      </w:r>
    </w:p>
    <w:p w14:paraId="64A7A839">
      <w:pPr>
        <w:rPr>
          <w:rFonts w:hint="eastAsia"/>
          <w:sz w:val="24"/>
        </w:rPr>
      </w:pPr>
      <w:r>
        <w:rPr>
          <w:rFonts w:hint="eastAsia" w:ascii="宋体" w:hAnsi="宋体" w:cs="宋体"/>
          <w:sz w:val="24"/>
        </w:rPr>
        <w:t>如：</w:t>
      </w:r>
      <w:r>
        <w:rPr>
          <w:sz w:val="24"/>
        </w:rPr>
        <w:t xml:space="preserve">&lt;H3C&gt; </w:t>
      </w:r>
    </w:p>
    <w:p w14:paraId="58EE0870">
      <w:pPr>
        <w:rPr>
          <w:sz w:val="18"/>
          <w:szCs w:val="18"/>
        </w:rPr>
      </w:pPr>
    </w:p>
    <w:p w14:paraId="5F6F7B1D">
      <w:pPr>
        <w:rPr>
          <w:rFonts w:ascii="宋体" w:hAnsi="宋体" w:cs="宋体"/>
          <w:sz w:val="24"/>
        </w:rPr>
      </w:pPr>
      <w:r>
        <w:rPr>
          <w:sz w:val="24"/>
        </w:rPr>
        <w:t>2</w:t>
      </w:r>
      <w:r>
        <w:rPr>
          <w:rFonts w:hint="eastAsia" w:ascii="宋体" w:hAnsi="宋体" w:cs="宋体"/>
          <w:sz w:val="24"/>
        </w:rPr>
        <w:t>）进入系统视图</w:t>
      </w:r>
    </w:p>
    <w:p w14:paraId="07E2C848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在路由器用户视图下键入 </w:t>
      </w:r>
      <w:r>
        <w:rPr>
          <w:sz w:val="24"/>
        </w:rPr>
        <w:t>system-view</w:t>
      </w:r>
      <w:r>
        <w:rPr>
          <w:rFonts w:hint="eastAsia" w:ascii="宋体" w:hAnsi="宋体" w:cs="宋体"/>
          <w:sz w:val="24"/>
        </w:rPr>
        <w:t>，即可进入系统视图，在该视图下可以配置系统参数</w:t>
      </w:r>
    </w:p>
    <w:p w14:paraId="4DB7A469">
      <w:pPr>
        <w:ind w:left="420" w:leftChars="200"/>
        <w:rPr>
          <w:rFonts w:hint="eastAsia"/>
          <w:sz w:val="24"/>
        </w:rPr>
      </w:pPr>
      <w:r>
        <w:rPr>
          <w:sz w:val="24"/>
        </w:rPr>
        <w:t xml:space="preserve">&lt;H3C&gt;system-view </w:t>
      </w:r>
    </w:p>
    <w:p w14:paraId="5ED6A163">
      <w:pPr>
        <w:ind w:left="420" w:leftChars="200"/>
        <w:rPr>
          <w:sz w:val="24"/>
        </w:rPr>
      </w:pPr>
      <w:r>
        <w:rPr>
          <w:sz w:val="24"/>
        </w:rPr>
        <w:t xml:space="preserve">System View: return to User View with Ctrl+Z. </w:t>
      </w:r>
    </w:p>
    <w:p w14:paraId="38FE3671">
      <w:pPr>
        <w:ind w:left="420" w:leftChars="200"/>
        <w:rPr>
          <w:sz w:val="24"/>
        </w:rPr>
      </w:pPr>
      <w:r>
        <w:rPr>
          <w:sz w:val="24"/>
        </w:rPr>
        <w:t xml:space="preserve">[H3C] </w:t>
      </w:r>
    </w:p>
    <w:p w14:paraId="4AEDF9C6">
      <w:pPr>
        <w:rPr>
          <w:sz w:val="18"/>
          <w:szCs w:val="18"/>
        </w:rPr>
      </w:pPr>
    </w:p>
    <w:p w14:paraId="2CCADE61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系统视图可以切换到用户视图，可以用组合键</w:t>
      </w:r>
      <w:r>
        <w:rPr>
          <w:sz w:val="24"/>
        </w:rPr>
        <w:t>&lt;Ctrl+Z&gt;</w:t>
      </w:r>
      <w:r>
        <w:rPr>
          <w:rFonts w:hint="eastAsia" w:ascii="宋体" w:hAnsi="宋体" w:cs="宋体"/>
          <w:sz w:val="24"/>
        </w:rPr>
        <w:t>或者用命令“</w:t>
      </w:r>
      <w:r>
        <w:rPr>
          <w:sz w:val="24"/>
        </w:rPr>
        <w:t>quit</w:t>
      </w:r>
      <w:r>
        <w:rPr>
          <w:rFonts w:hint="eastAsia" w:ascii="宋体" w:hAnsi="宋体" w:cs="宋体"/>
          <w:sz w:val="24"/>
        </w:rPr>
        <w:t>”。</w:t>
      </w:r>
    </w:p>
    <w:p w14:paraId="56FED4B7">
      <w:pPr>
        <w:rPr>
          <w:rFonts w:hint="eastAsia" w:ascii="宋体" w:hAnsi="宋体" w:cs="宋体"/>
          <w:sz w:val="24"/>
        </w:rPr>
      </w:pPr>
      <w:r>
        <w:rPr>
          <w:sz w:val="24"/>
        </w:rPr>
        <w:t>3</w:t>
      </w:r>
      <w:r>
        <w:rPr>
          <w:rFonts w:hint="eastAsia" w:ascii="宋体" w:hAnsi="宋体" w:cs="宋体"/>
          <w:sz w:val="24"/>
        </w:rPr>
        <w:t>）接口视图</w:t>
      </w:r>
    </w:p>
    <w:p w14:paraId="7A6E7C26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2"/>
          <w:szCs w:val="22"/>
        </w:rPr>
        <w:t xml:space="preserve">这里以进入以太网接口视图为例，在系统视图下键入 </w:t>
      </w:r>
      <w:r>
        <w:rPr>
          <w:sz w:val="22"/>
          <w:szCs w:val="22"/>
        </w:rPr>
        <w:t>interface  Ethernet0/0,</w:t>
      </w:r>
      <w:r>
        <w:rPr>
          <w:rFonts w:hint="eastAsia" w:ascii="宋体" w:hAnsi="宋体" w:cs="宋体"/>
          <w:sz w:val="22"/>
          <w:szCs w:val="22"/>
        </w:rPr>
        <w:t>即</w:t>
      </w:r>
      <w:r>
        <w:rPr>
          <w:rFonts w:hint="eastAsia" w:ascii="宋体" w:hAnsi="宋体" w:cs="宋体"/>
          <w:sz w:val="24"/>
        </w:rPr>
        <w:t>可进入该视图下面。</w:t>
      </w:r>
    </w:p>
    <w:p w14:paraId="6A301536">
      <w:pPr>
        <w:rPr>
          <w:rFonts w:hint="eastAsia"/>
          <w:sz w:val="24"/>
        </w:rPr>
      </w:pPr>
      <w:r>
        <w:rPr>
          <w:sz w:val="24"/>
        </w:rPr>
        <w:t xml:space="preserve">    [H3C]interface Ethernet 0/1 </w:t>
      </w:r>
    </w:p>
    <w:p w14:paraId="0BC6C850">
      <w:pPr>
        <w:rPr>
          <w:sz w:val="24"/>
        </w:rPr>
      </w:pPr>
      <w:r>
        <w:rPr>
          <w:sz w:val="24"/>
        </w:rPr>
        <w:t xml:space="preserve">    [H3C-Ethernet0/1] </w:t>
      </w:r>
    </w:p>
    <w:p w14:paraId="74D727C2">
      <w:pPr>
        <w:rPr>
          <w:sz w:val="18"/>
          <w:szCs w:val="18"/>
        </w:rPr>
      </w:pPr>
    </w:p>
    <w:p w14:paraId="61E4054A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接口视图切换到系统视图可以用命令“</w:t>
      </w:r>
      <w:r>
        <w:rPr>
          <w:sz w:val="24"/>
        </w:rPr>
        <w:t>quit</w:t>
      </w:r>
      <w:r>
        <w:rPr>
          <w:rFonts w:hint="eastAsia" w:ascii="宋体" w:hAnsi="宋体" w:cs="宋体"/>
          <w:sz w:val="24"/>
        </w:rPr>
        <w:t>”；接口视图直接切换到用户视图</w:t>
      </w:r>
    </w:p>
    <w:p w14:paraId="7A9A9EF1">
      <w:pPr>
        <w:rPr>
          <w:rFonts w:hint="eastAsia"/>
          <w:sz w:val="24"/>
        </w:rPr>
      </w:pPr>
      <w:r>
        <w:rPr>
          <w:rFonts w:hint="eastAsia" w:ascii="宋体" w:hAnsi="宋体" w:cs="宋体"/>
          <w:sz w:val="24"/>
        </w:rPr>
        <w:t>用组合键</w:t>
      </w:r>
      <w:r>
        <w:rPr>
          <w:sz w:val="24"/>
        </w:rPr>
        <w:t xml:space="preserve">&lt;Ctrl+Z&gt;. </w:t>
      </w:r>
    </w:p>
    <w:p w14:paraId="681CB1B5">
      <w:pPr>
        <w:rPr>
          <w:sz w:val="18"/>
          <w:szCs w:val="18"/>
        </w:rPr>
      </w:pPr>
    </w:p>
    <w:p w14:paraId="4ED1FA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3.5.2. </w:t>
      </w:r>
      <w:r>
        <w:rPr>
          <w:rFonts w:hint="eastAsia"/>
          <w:b/>
          <w:bCs/>
          <w:sz w:val="28"/>
          <w:szCs w:val="28"/>
        </w:rPr>
        <w:t>命令行在线帮助</w:t>
      </w:r>
      <w:r>
        <w:rPr>
          <w:b/>
          <w:bCs/>
          <w:sz w:val="28"/>
          <w:szCs w:val="28"/>
        </w:rPr>
        <w:t xml:space="preserve"> </w:t>
      </w:r>
    </w:p>
    <w:p w14:paraId="5B4DE5AF">
      <w:pPr>
        <w:rPr>
          <w:rFonts w:ascii="宋体" w:hAnsi="宋体" w:cs="宋体"/>
          <w:sz w:val="24"/>
        </w:rPr>
      </w:pPr>
      <w:r>
        <w:rPr>
          <w:sz w:val="24"/>
        </w:rPr>
        <w:t>1</w:t>
      </w:r>
      <w:r>
        <w:rPr>
          <w:rFonts w:hint="eastAsia" w:ascii="宋体" w:hAnsi="宋体" w:cs="宋体"/>
          <w:sz w:val="24"/>
        </w:rPr>
        <w:t>）在任一命令视图下，键入“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”获取该命令视图下所有的命令及其简单描述。</w:t>
      </w:r>
    </w:p>
    <w:p w14:paraId="2FF2BC02">
      <w:pPr>
        <w:rPr>
          <w:rFonts w:hint="eastAsia"/>
          <w:sz w:val="24"/>
        </w:rPr>
      </w:pPr>
      <w:r>
        <w:rPr>
          <w:sz w:val="24"/>
        </w:rPr>
        <w:t>&lt;H3C&gt;?</w:t>
      </w:r>
    </w:p>
    <w:p w14:paraId="3BA700E5">
      <w:pPr>
        <w:rPr>
          <w:sz w:val="18"/>
          <w:szCs w:val="18"/>
        </w:rPr>
      </w:pPr>
    </w:p>
    <w:p w14:paraId="4EF37CCB">
      <w:pPr>
        <w:rPr>
          <w:rFonts w:ascii="宋体" w:hAnsi="宋体" w:cs="宋体"/>
          <w:sz w:val="24"/>
        </w:rPr>
      </w:pPr>
      <w:r>
        <w:rPr>
          <w:sz w:val="24"/>
        </w:rPr>
        <w:t>2</w:t>
      </w:r>
      <w:r>
        <w:rPr>
          <w:rFonts w:hint="eastAsia" w:ascii="宋体" w:hAnsi="宋体" w:cs="宋体"/>
          <w:sz w:val="24"/>
        </w:rPr>
        <w:t>）键入一命令，后接以空格分隔的“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”，如果该位置为关键字，则列出全部关键字及其简单描述。请进行下面的实验，查看前三个关键字。</w:t>
      </w:r>
    </w:p>
    <w:p w14:paraId="6B1ACFD0">
      <w:pPr>
        <w:rPr>
          <w:rFonts w:hint="eastAsia" w:ascii="宋体" w:hAnsi="宋体" w:cs="宋体"/>
          <w:sz w:val="24"/>
        </w:rPr>
      </w:pPr>
      <w:r>
        <w:rPr>
          <w:sz w:val="24"/>
        </w:rPr>
        <w:t xml:space="preserve">          &lt;H3C&gt; display ?</w:t>
      </w:r>
    </w:p>
    <w:p w14:paraId="584A5906">
      <w:pPr>
        <w:rPr>
          <w:rFonts w:hint="eastAsia" w:ascii="宋体" w:hAnsi="宋体" w:cs="宋体"/>
          <w:sz w:val="18"/>
          <w:szCs w:val="18"/>
        </w:rPr>
      </w:pPr>
    </w:p>
    <w:p w14:paraId="0FF8FBBC">
      <w:pPr>
        <w:rPr>
          <w:rFonts w:hint="eastAsia" w:ascii="宋体" w:hAnsi="宋体" w:cs="宋体"/>
          <w:sz w:val="24"/>
        </w:rPr>
      </w:pPr>
      <w:r>
        <w:rPr>
          <w:sz w:val="24"/>
        </w:rPr>
        <w:t>3</w:t>
      </w:r>
      <w:r>
        <w:rPr>
          <w:rFonts w:hint="eastAsia" w:ascii="宋体" w:hAnsi="宋体" w:cs="宋体"/>
          <w:sz w:val="24"/>
        </w:rPr>
        <w:t>）键入一命令，后接以空格分隔的“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”，如果该位置为参数，则列出有关参数描述。请进行下面实验，查看相应的信息：</w:t>
      </w:r>
    </w:p>
    <w:p w14:paraId="4C55E8B0">
      <w:pPr>
        <w:rPr>
          <w:rFonts w:hint="eastAsia"/>
          <w:sz w:val="24"/>
        </w:rPr>
      </w:pPr>
      <w:r>
        <w:rPr>
          <w:sz w:val="24"/>
        </w:rPr>
        <w:t xml:space="preserve">[H3C] interface Ethernet ? </w:t>
      </w:r>
    </w:p>
    <w:p w14:paraId="2360236B">
      <w:pPr>
        <w:rPr>
          <w:sz w:val="24"/>
        </w:rPr>
      </w:pPr>
      <w:r>
        <w:rPr>
          <w:sz w:val="24"/>
        </w:rPr>
        <w:t xml:space="preserve">&lt;3-3&gt; Slot number </w:t>
      </w:r>
    </w:p>
    <w:p w14:paraId="10D0A020">
      <w:pPr>
        <w:rPr>
          <w:sz w:val="24"/>
        </w:rPr>
      </w:pPr>
      <w:r>
        <w:rPr>
          <w:sz w:val="24"/>
        </w:rPr>
        <w:t xml:space="preserve">[H3C] interface Ethernet 3? </w:t>
      </w:r>
    </w:p>
    <w:p w14:paraId="0D0E6956">
      <w:pPr>
        <w:rPr>
          <w:sz w:val="24"/>
        </w:rPr>
      </w:pPr>
      <w:r>
        <w:rPr>
          <w:sz w:val="24"/>
        </w:rPr>
        <w:t xml:space="preserve">[H3C] interface Ethernet 3/? </w:t>
      </w:r>
    </w:p>
    <w:p w14:paraId="2C60834A">
      <w:pPr>
        <w:rPr>
          <w:sz w:val="22"/>
          <w:szCs w:val="22"/>
        </w:rPr>
      </w:pPr>
      <w:r>
        <w:rPr>
          <w:sz w:val="22"/>
          <w:szCs w:val="22"/>
        </w:rPr>
        <w:t xml:space="preserve">_______________________ </w:t>
      </w:r>
    </w:p>
    <w:p w14:paraId="093F3D73">
      <w:pPr>
        <w:rPr>
          <w:sz w:val="18"/>
          <w:szCs w:val="18"/>
        </w:rPr>
      </w:pPr>
    </w:p>
    <w:p w14:paraId="09139958">
      <w:pPr>
        <w:rPr>
          <w:sz w:val="24"/>
        </w:rPr>
      </w:pPr>
      <w:r>
        <w:rPr>
          <w:sz w:val="24"/>
        </w:rPr>
        <w:t xml:space="preserve">[H3C] interface Ethernet 3/0? </w:t>
      </w:r>
    </w:p>
    <w:p w14:paraId="41E8801C">
      <w:pPr>
        <w:rPr>
          <w:sz w:val="24"/>
        </w:rPr>
      </w:pPr>
      <w:r>
        <w:rPr>
          <w:sz w:val="24"/>
        </w:rPr>
        <w:t xml:space="preserve">_______________________ </w:t>
      </w:r>
    </w:p>
    <w:p w14:paraId="0C59723D">
      <w:pPr>
        <w:rPr>
          <w:sz w:val="18"/>
          <w:szCs w:val="18"/>
        </w:rPr>
      </w:pPr>
    </w:p>
    <w:p w14:paraId="315212C3">
      <w:pPr>
        <w:rPr>
          <w:sz w:val="24"/>
        </w:rPr>
      </w:pPr>
      <w:r>
        <w:rPr>
          <w:sz w:val="24"/>
        </w:rPr>
        <w:t xml:space="preserve">[H3C] interface Ethernet 3/0/? </w:t>
      </w:r>
    </w:p>
    <w:p w14:paraId="405754E0">
      <w:pPr>
        <w:rPr>
          <w:sz w:val="24"/>
        </w:rPr>
      </w:pPr>
      <w:r>
        <w:rPr>
          <w:sz w:val="24"/>
        </w:rPr>
        <w:t xml:space="preserve">________________________ </w:t>
      </w:r>
    </w:p>
    <w:p w14:paraId="69BAF41D">
      <w:pPr>
        <w:rPr>
          <w:sz w:val="24"/>
        </w:rPr>
      </w:pPr>
      <w:r>
        <w:rPr>
          <w:sz w:val="24"/>
        </w:rPr>
        <w:t xml:space="preserve">[H3C] interface Ethernet 3/0/0 ? </w:t>
      </w:r>
    </w:p>
    <w:p w14:paraId="6E6656D1">
      <w:pPr>
        <w:rPr>
          <w:sz w:val="18"/>
          <w:szCs w:val="18"/>
        </w:rPr>
      </w:pPr>
    </w:p>
    <w:p w14:paraId="451E989A">
      <w:pPr>
        <w:rPr>
          <w:rFonts w:ascii="宋体" w:hAnsi="宋体" w:cs="宋体"/>
          <w:sz w:val="24"/>
        </w:rPr>
      </w:pPr>
      <w:r>
        <w:rPr>
          <w:rFonts w:hint="eastAsia"/>
          <w:sz w:val="24"/>
        </w:rPr>
        <w:t>如果</w:t>
      </w:r>
      <w:r>
        <w:rPr>
          <w:rFonts w:hint="eastAsia" w:ascii="宋体" w:hAnsi="宋体" w:cs="宋体"/>
          <w:sz w:val="24"/>
        </w:rPr>
        <w:t>表示该位置无参数，直接键入回车即可执行。</w:t>
      </w:r>
    </w:p>
    <w:p w14:paraId="18C82103">
      <w:pPr>
        <w:rPr>
          <w:rFonts w:hint="eastAsia" w:ascii="宋体" w:hAnsi="宋体" w:cs="宋体"/>
          <w:sz w:val="18"/>
          <w:szCs w:val="18"/>
        </w:rPr>
      </w:pPr>
    </w:p>
    <w:p w14:paraId="1E320458">
      <w:pPr>
        <w:rPr>
          <w:rFonts w:hint="eastAsia" w:ascii="宋体" w:hAnsi="宋体" w:cs="宋体"/>
          <w:sz w:val="24"/>
        </w:rPr>
      </w:pPr>
      <w:r>
        <w:rPr>
          <w:sz w:val="24"/>
        </w:rPr>
        <w:t>4</w:t>
      </w:r>
      <w:r>
        <w:rPr>
          <w:rFonts w:hint="eastAsia" w:ascii="宋体" w:hAnsi="宋体" w:cs="宋体"/>
          <w:sz w:val="24"/>
        </w:rPr>
        <w:t>）键入一字符串，其后紧接“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”，列出以该字符串开头的所有命令。</w:t>
      </w:r>
    </w:p>
    <w:p w14:paraId="68B08666">
      <w:pPr>
        <w:rPr>
          <w:rFonts w:hint="eastAsia"/>
          <w:sz w:val="24"/>
        </w:rPr>
      </w:pPr>
      <w:r>
        <w:rPr>
          <w:sz w:val="24"/>
        </w:rPr>
        <w:t xml:space="preserve">&lt;H3C&gt; d? </w:t>
      </w:r>
    </w:p>
    <w:p w14:paraId="006B2826">
      <w:pPr>
        <w:rPr>
          <w:sz w:val="18"/>
          <w:szCs w:val="18"/>
        </w:rPr>
      </w:pPr>
    </w:p>
    <w:p w14:paraId="52334BD4">
      <w:pPr>
        <w:rPr>
          <w:rFonts w:ascii="宋体" w:hAnsi="宋体" w:cs="宋体"/>
          <w:sz w:val="24"/>
        </w:rPr>
      </w:pPr>
      <w:r>
        <w:rPr>
          <w:sz w:val="24"/>
        </w:rPr>
        <w:t>5</w:t>
      </w:r>
      <w:r>
        <w:rPr>
          <w:rFonts w:hint="eastAsia" w:ascii="宋体" w:hAnsi="宋体" w:cs="宋体"/>
          <w:sz w:val="24"/>
        </w:rPr>
        <w:t>）键入一命令，后接一字符串紧接“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”，列出命令以该字符串开头的所有关键字。</w:t>
      </w:r>
    </w:p>
    <w:p w14:paraId="11026ECE">
      <w:pPr>
        <w:rPr>
          <w:rFonts w:hint="eastAsia"/>
          <w:sz w:val="24"/>
        </w:rPr>
      </w:pPr>
      <w:r>
        <w:rPr>
          <w:sz w:val="24"/>
        </w:rPr>
        <w:t xml:space="preserve">&lt;H3C&gt; display h? </w:t>
      </w:r>
    </w:p>
    <w:p w14:paraId="5F927B0B">
      <w:pPr>
        <w:rPr>
          <w:sz w:val="24"/>
        </w:rPr>
      </w:pPr>
      <w:r>
        <w:rPr>
          <w:sz w:val="24"/>
        </w:rPr>
        <w:t xml:space="preserve">History-command hotkey </w:t>
      </w:r>
    </w:p>
    <w:p w14:paraId="3B84A83D">
      <w:pPr>
        <w:rPr>
          <w:sz w:val="18"/>
          <w:szCs w:val="18"/>
        </w:rPr>
      </w:pPr>
    </w:p>
    <w:p w14:paraId="5A38B423">
      <w:pPr>
        <w:rPr>
          <w:rFonts w:ascii="宋体" w:hAnsi="宋体" w:cs="宋体"/>
          <w:sz w:val="22"/>
          <w:szCs w:val="22"/>
        </w:rPr>
      </w:pPr>
      <w:r>
        <w:rPr>
          <w:sz w:val="22"/>
          <w:szCs w:val="22"/>
        </w:rPr>
        <w:t>6</w:t>
      </w:r>
      <w:r>
        <w:rPr>
          <w:rFonts w:hint="eastAsia" w:ascii="宋体" w:hAnsi="宋体" w:cs="宋体"/>
          <w:sz w:val="22"/>
          <w:szCs w:val="22"/>
        </w:rPr>
        <w:t>）输入命令的某个关键字的前几个字母，按下</w:t>
      </w:r>
      <w:r>
        <w:rPr>
          <w:sz w:val="22"/>
          <w:szCs w:val="22"/>
        </w:rPr>
        <w:t>&lt;tab&gt;</w:t>
      </w:r>
      <w:r>
        <w:rPr>
          <w:rFonts w:hint="eastAsia" w:ascii="宋体" w:hAnsi="宋体" w:cs="宋体"/>
          <w:sz w:val="22"/>
          <w:szCs w:val="22"/>
        </w:rPr>
        <w:t>键，可以显示出完整的</w:t>
      </w:r>
      <w:r>
        <w:rPr>
          <w:rFonts w:hint="eastAsia" w:ascii="宋体" w:hAnsi="宋体" w:cs="宋体"/>
          <w:sz w:val="24"/>
        </w:rPr>
        <w:t>关键字。如果这几个字母不能唯一标示出该关键字，设备会按照字母顺序，依次显示出以这个几个字母所开头的命令。</w:t>
      </w:r>
    </w:p>
    <w:p w14:paraId="7A6B000B">
      <w:pPr>
        <w:rPr>
          <w:rFonts w:hint="eastAsia" w:ascii="宋体" w:hAnsi="宋体" w:cs="宋体"/>
          <w:sz w:val="18"/>
          <w:szCs w:val="18"/>
        </w:rPr>
      </w:pPr>
    </w:p>
    <w:p w14:paraId="15B8940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.5.3.  </w:t>
      </w:r>
      <w:r>
        <w:rPr>
          <w:rFonts w:hint="eastAsia"/>
          <w:b/>
          <w:bCs/>
          <w:sz w:val="28"/>
          <w:szCs w:val="28"/>
        </w:rPr>
        <w:t>基本配置命令</w:t>
      </w:r>
      <w:r>
        <w:rPr>
          <w:b/>
          <w:bCs/>
          <w:sz w:val="28"/>
          <w:szCs w:val="28"/>
        </w:rPr>
        <w:t xml:space="preserve"> </w:t>
      </w:r>
    </w:p>
    <w:p w14:paraId="1AB5CCAD">
      <w:pPr>
        <w:rPr>
          <w:sz w:val="18"/>
          <w:szCs w:val="18"/>
        </w:rPr>
      </w:pPr>
    </w:p>
    <w:p w14:paraId="4E51107E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路由器与交换机的基本配置命令相似，这里仅以路由器为例讲解基本配置命令。</w:t>
      </w:r>
    </w:p>
    <w:p w14:paraId="6B7B2F79">
      <w:pPr>
        <w:rPr>
          <w:rFonts w:hint="eastAsia" w:ascii="宋体" w:hAnsi="宋体" w:cs="宋体"/>
          <w:sz w:val="18"/>
          <w:szCs w:val="18"/>
        </w:rPr>
      </w:pPr>
    </w:p>
    <w:p w14:paraId="2DCAA277">
      <w:pPr>
        <w:rPr>
          <w:rFonts w:hint="eastAsia" w:ascii="宋体" w:hAnsi="宋体" w:cs="宋体"/>
          <w:sz w:val="24"/>
        </w:rPr>
      </w:pPr>
      <w:r>
        <w:rPr>
          <w:sz w:val="24"/>
        </w:rPr>
        <w:t>1</w:t>
      </w:r>
      <w:r>
        <w:rPr>
          <w:rFonts w:hint="eastAsia" w:ascii="宋体" w:hAnsi="宋体" w:cs="宋体"/>
          <w:sz w:val="24"/>
        </w:rPr>
        <w:t>）设备设备名</w:t>
      </w:r>
    </w:p>
    <w:p w14:paraId="72142ADF">
      <w:pPr>
        <w:rPr>
          <w:rFonts w:hint="eastAsia" w:ascii="宋体" w:hAnsi="宋体" w:cs="宋体"/>
          <w:sz w:val="18"/>
          <w:szCs w:val="18"/>
        </w:rPr>
      </w:pPr>
    </w:p>
    <w:p w14:paraId="74708E9C">
      <w:pPr>
        <w:rPr>
          <w:rFonts w:hint="eastAsia"/>
          <w:sz w:val="18"/>
          <w:szCs w:val="18"/>
        </w:rPr>
      </w:pPr>
      <w:r>
        <w:rPr>
          <w:rFonts w:hint="eastAsia" w:ascii="宋体" w:hAnsi="宋体" w:cs="宋体"/>
          <w:sz w:val="24"/>
        </w:rPr>
        <w:t>路由器名出现在命令提示符中，用户可以根据需要更改路由器名称：</w:t>
      </w:r>
      <w: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2150110</wp:posOffset>
                </wp:positionV>
                <wp:extent cx="0" cy="8890"/>
                <wp:effectExtent l="0" t="0" r="0" b="0"/>
                <wp:wrapNone/>
                <wp:docPr id="52" name="任意多边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6" o:spid="_x0000_s1026" o:spt="100" style="position:absolute;left:0pt;margin-left:84.65pt;margin-top:169.3pt;height:0.7pt;width:0pt;mso-position-horizontal-relative:page;mso-position-vertical-relative:page;z-index:-251604992;mso-width-relative:page;mso-height-relative:page;" fillcolor="#000000" filled="t" stroked="t" coordsize="1,14" o:gfxdata="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4lXAydUAAAALAQAADwAA&#10;AAAAAAABACAAAAAiAAAAZHJzL2Rvd25yZXYueG1sUEsBAhQAFAAAAAgAh07iQMH7PBxSAgAANwUA&#10;AA4AAAAAAAAAAQAgAAAAJAEAAGRycy9lMm9Eb2MueG1sUEsFBgAAAAAGAAYAWQEAAOg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2150110</wp:posOffset>
                </wp:positionV>
                <wp:extent cx="8890" cy="8890"/>
                <wp:effectExtent l="0" t="0" r="0" b="0"/>
                <wp:wrapNone/>
                <wp:docPr id="53" name="任意多边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7" o:spid="_x0000_s1026" o:spt="100" style="position:absolute;left:0pt;margin-left:297.3pt;margin-top:169.3pt;height:0.7pt;width:0.7pt;mso-position-horizontal-relative:page;mso-position-vertical-relative:page;z-index:-251603968;mso-width-relative:page;mso-height-relative:page;" fillcolor="#000000" filled="t" stroked="t" coordsize="14,14" o:gfxdata="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QgAKH9oA&#10;AAALAQAADwAAAAAAAAABACAAAAAiAAAAZHJzL2Rvd25yZXYueG1sUEsBAhQAFAAAAAgAh07iQDG8&#10;0ktWAgAAQQUAAA4AAAAAAAAAAQAgAAAAKQEAAGRycy9lMm9Eb2MueG1sUEsFBgAAAAAGAAYAWQEA&#10;APE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2150110</wp:posOffset>
                </wp:positionV>
                <wp:extent cx="0" cy="8890"/>
                <wp:effectExtent l="0" t="0" r="0" b="0"/>
                <wp:wrapNone/>
                <wp:docPr id="54" name="任意多边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8" o:spid="_x0000_s1026" o:spt="100" style="position:absolute;left:0pt;margin-left:510.65pt;margin-top:169.3pt;height:0.7pt;width:0pt;mso-position-horizontal-relative:page;mso-position-vertical-relative:page;z-index:-251602944;mso-width-relative:page;mso-height-relative:page;" fillcolor="#000000" filled="t" stroked="t" coordsize="1,14" o:gfxdata="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XQk5Q1gAAAA0BAAAP&#10;AAAAAAAAAAEAIAAAACIAAABkcnMvZG93bnJldi54bWxQSwECFAAUAAAACACHTuJArqJBsFMCAAA3&#10;BQAADgAAAAAAAAABACAAAAAlAQAAZHJzL2Uyb0RvYy54bWxQSwUGAAAAAAYABgBZAQAA6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2150110</wp:posOffset>
                </wp:positionV>
                <wp:extent cx="0" cy="8890"/>
                <wp:effectExtent l="0" t="0" r="0" b="0"/>
                <wp:wrapNone/>
                <wp:docPr id="55" name="任意多边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9" o:spid="_x0000_s1026" o:spt="100" style="position:absolute;left:0pt;margin-left:510.65pt;margin-top:169.3pt;height:0.7pt;width:0pt;mso-position-horizontal-relative:page;mso-position-vertical-relative:page;z-index:-251601920;mso-width-relative:page;mso-height-relative:page;" fillcolor="#000000" filled="t" stroked="t" coordsize="1,14" o:gfxdata="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dCTlDWAAAADQEAAA8A&#10;AAAAAAAAAQAgAAAAIgAAAGRycy9kb3ducmV2LnhtbFBLAQIUABQAAAAIAIdO4kBHAPSKUgIAADcF&#10;AAAOAAAAAAAAAAEAIAAAACUBAABkcnMvZTJvRG9jLnhtbFBLBQYAAAAABgAGAFkBAADp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2463800</wp:posOffset>
                </wp:positionV>
                <wp:extent cx="0" cy="8255"/>
                <wp:effectExtent l="0" t="0" r="0" b="0"/>
                <wp:wrapNone/>
                <wp:docPr id="56" name="任意多边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0" o:spid="_x0000_s1026" o:spt="100" style="position:absolute;left:0pt;margin-left:84.65pt;margin-top:194pt;height:0.65pt;width:0pt;mso-position-horizontal-relative:page;mso-position-vertical-relative:page;z-index:-251600896;mso-width-relative:page;mso-height-relative:page;" fillcolor="#000000" filled="t" stroked="t" coordsize="1,13" o:gfxdata="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KwpctUAAAALAQAADwAA&#10;AAAAAAABACAAAAAiAAAAZHJzL2Rvd25yZXYueG1sUEsBAhQAFAAAAAgAh07iQCgqe5NSAgAANwUA&#10;AA4AAAAAAAAAAQAgAAAAJAEAAGRycy9lMm9Eb2MueG1sUEsFBgAAAAAGAAYAWQEAAOg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2463800</wp:posOffset>
                </wp:positionV>
                <wp:extent cx="8890" cy="8255"/>
                <wp:effectExtent l="0" t="0" r="0" b="0"/>
                <wp:wrapNone/>
                <wp:docPr id="57" name="任意多边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1" o:spid="_x0000_s1026" o:spt="100" style="position:absolute;left:0pt;margin-left:297.3pt;margin-top:194pt;height:0.65pt;width:0.7pt;mso-position-horizontal-relative:page;mso-position-vertical-relative:page;z-index:-251599872;mso-width-relative:page;mso-height-relative:page;" fillcolor="#000000" filled="t" stroked="t" coordsize="14,13" o:gfxdata="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ou&#10;J1jaAAAACwEAAA8AAAAAAAAAAQAgAAAAIgAAAGRycy9kb3ducmV2LnhtbFBLAQIUABQAAAAIAIdO&#10;4kBP3nmNWgIAAEEFAAAOAAAAAAAAAAEAIAAAACkBAABkcnMvZTJvRG9jLnhtbFBLBQYAAAAABgAG&#10;AFkBAAD1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2463800</wp:posOffset>
                </wp:positionV>
                <wp:extent cx="0" cy="8255"/>
                <wp:effectExtent l="0" t="0" r="0" b="0"/>
                <wp:wrapNone/>
                <wp:docPr id="58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2" o:spid="_x0000_s1026" o:spt="100" style="position:absolute;left:0pt;margin-left:510.65pt;margin-top:194pt;height:0.65pt;width:0pt;mso-position-horizontal-relative:page;mso-position-vertical-relative:page;z-index:-251598848;mso-width-relative:page;mso-height-relative:page;" fillcolor="#000000" filled="t" stroked="t" coordsize="1,13" o:gfxdata="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ZRcS7WAAAADQEAAA8A&#10;AAAAAAAAAQAgAAAAIgAAAGRycy9kb3ducmV2LnhtbFBLAQIUABQAAAAIAIdO4kDiqoLFUgIAADcF&#10;AAAOAAAAAAAAAAEAIAAAACUBAABkcnMvZTJvRG9jLnhtbFBLBQYAAAAABgAGAFkBAADp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2785110</wp:posOffset>
                </wp:positionV>
                <wp:extent cx="0" cy="8890"/>
                <wp:effectExtent l="0" t="0" r="0" b="0"/>
                <wp:wrapNone/>
                <wp:docPr id="59" name="任意多边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3" o:spid="_x0000_s1026" o:spt="100" style="position:absolute;left:0pt;margin-left:84.65pt;margin-top:219.3pt;height:0.7pt;width:0pt;mso-position-horizontal-relative:page;mso-position-vertical-relative:page;z-index:-251597824;mso-width-relative:page;mso-height-relative:page;" fillcolor="#000000" filled="t" stroked="t" coordsize="1,14" o:gfxdata="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1mCRW1gAAAAsBAAAP&#10;AAAAAAAAAAEAIAAAACIAAABkcnMvZG93bnJldi54bWxQSwECFAAUAAAACACHTuJAYtkLTFMCAAA3&#10;BQAADgAAAAAAAAABACAAAAAlAQAAZHJzL2Uyb0RvYy54bWxQSwUGAAAAAAYABgBZAQAA6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2785110</wp:posOffset>
                </wp:positionV>
                <wp:extent cx="8890" cy="8890"/>
                <wp:effectExtent l="0" t="0" r="0" b="0"/>
                <wp:wrapNone/>
                <wp:docPr id="60" name="任意多边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4" o:spid="_x0000_s1026" o:spt="100" style="position:absolute;left:0pt;margin-left:297.3pt;margin-top:219.3pt;height:0.7pt;width:0.7pt;mso-position-horizontal-relative:page;mso-position-vertical-relative:page;z-index:-251596800;mso-width-relative:page;mso-height-relative:page;" fillcolor="#000000" filled="t" stroked="t" coordsize="14,14" o:gfxdata="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Vze6A2gAA&#10;AAsBAAAPAAAAAAAAAAEAIAAAACIAAABkcnMvZG93bnJldi54bWxQSwECFAAUAAAACACHTuJAWpcd&#10;x1UCAABBBQAADgAAAAAAAAABACAAAAApAQAAZHJzL2Uyb0RvYy54bWxQSwUGAAAAAAYABgBZAQAA&#10;8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2785110</wp:posOffset>
                </wp:positionV>
                <wp:extent cx="0" cy="8890"/>
                <wp:effectExtent l="0" t="0" r="0" b="0"/>
                <wp:wrapNone/>
                <wp:docPr id="61" name="任意多边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5" o:spid="_x0000_s1026" o:spt="100" style="position:absolute;left:0pt;margin-left:510.65pt;margin-top:219.3pt;height:0.7pt;width:0pt;mso-position-horizontal-relative:page;mso-position-vertical-relative:page;z-index:-251595776;mso-width-relative:page;mso-height-relative:page;" fillcolor="#000000" filled="t" stroked="t" coordsize="1,14" o:gfxdata="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zhWLA1gAAAA0BAAAP&#10;AAAAAAAAAAEAIAAAACIAAABkcnMvZG93bnJldi54bWxQSwECFAAUAAAACACHTuJAnPPUYFMCAAA3&#10;BQAADgAAAAAAAAABACAAAAAlAQAAZHJzL2Uyb0RvYy54bWxQSwUGAAAAAAYABgBZAQAA6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3098800</wp:posOffset>
                </wp:positionV>
                <wp:extent cx="8890" cy="8255"/>
                <wp:effectExtent l="0" t="0" r="0" b="0"/>
                <wp:wrapNone/>
                <wp:docPr id="62" name="任意多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6" o:spid="_x0000_s1026" o:spt="100" style="position:absolute;left:0pt;margin-left:297.3pt;margin-top:244pt;height:0.65pt;width:0.7pt;mso-position-horizontal-relative:page;mso-position-vertical-relative:page;z-index:-251594752;mso-width-relative:page;mso-height-relative:page;" fillcolor="#000000" filled="t" stroked="t" coordsize="14,13" o:gfxdata="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t&#10;48PH2gAAAAsBAAAPAAAAAAAAAAEAIAAAACIAAABkcnMvZG93bnJldi54bWxQSwECFAAUAAAACACH&#10;TuJAmOR6hVsCAABBBQAADgAAAAAAAAABACAAAAApAQAAZHJzL2Uyb0RvYy54bWxQSwUGAAAAAAYA&#10;BgBZAQAA9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3098800</wp:posOffset>
                </wp:positionV>
                <wp:extent cx="0" cy="8255"/>
                <wp:effectExtent l="0" t="0" r="0" b="0"/>
                <wp:wrapNone/>
                <wp:docPr id="63" name="任意多边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7" o:spid="_x0000_s1026" o:spt="100" style="position:absolute;left:0pt;margin-left:510.65pt;margin-top:244pt;height:0.65pt;width:0pt;mso-position-horizontal-relative:page;mso-position-vertical-relative:page;z-index:-251593728;mso-width-relative:page;mso-height-relative:page;" fillcolor="#000000" filled="t" stroked="t" coordsize="1,13" o:gfxdata="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KWXb7XAAAADQEA&#10;AA8AAAAAAAAAAQAgAAAAIgAAAGRycy9kb3ducmV2LnhtbFBLAQIUABQAAAAIAIdO4kAnZ4OmVAIA&#10;ADcFAAAOAAAAAAAAAAEAIAAAACYBAABkcnMvZTJvRG9jLnhtbFBLBQYAAAAABgAGAFkBAADsBQAA&#10;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3420110</wp:posOffset>
                </wp:positionV>
                <wp:extent cx="635" cy="0"/>
                <wp:effectExtent l="6350" t="6350" r="13970" b="14605"/>
                <wp:wrapNone/>
                <wp:docPr id="64" name="任意多边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8" o:spid="_x0000_s1026" o:spt="100" style="position:absolute;left:0pt;margin-left:84.65pt;margin-top:269.3pt;height:0pt;width:0.05pt;mso-position-horizontal-relative:page;mso-position-vertical-relative:page;z-index:-251592704;mso-width-relative:page;mso-height-relative:page;" fillcolor="#000000" filled="t" stroked="t" coordsize="635,0" o:gfxdata="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TL4ro2QAAAAsBAAAPAAAAAAAA&#10;AAEAIAAAACIAAABkcnMvZG93bnJldi54bWxQSwECFAAUAAAACACHTuJABXB6WkoCAAAvBQAADgAA&#10;AAAAAAABACAAAAAo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3420110</wp:posOffset>
                </wp:positionV>
                <wp:extent cx="635" cy="0"/>
                <wp:effectExtent l="6350" t="6350" r="13970" b="14605"/>
                <wp:wrapNone/>
                <wp:docPr id="65" name="任意多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9" o:spid="_x0000_s1026" o:spt="100" style="position:absolute;left:0pt;margin-left:84.65pt;margin-top:269.3pt;height:0pt;width:0.05pt;mso-position-horizontal-relative:page;mso-position-vertical-relative:page;z-index:-251591680;mso-width-relative:page;mso-height-relative:page;" fillcolor="#000000" filled="t" stroked="t" coordsize="635,0" o:gfxdata="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TL4ro2QAAAAsBAAAPAAAAAAAA&#10;AAEAIAAAACIAAABkcnMvZG93bnJldi54bWxQSwECFAAUAAAACACHTuJAMidNUEoCAAAvBQAADgAA&#10;AAAAAAABACAAAAAo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3420110</wp:posOffset>
                </wp:positionV>
                <wp:extent cx="8890" cy="0"/>
                <wp:effectExtent l="6350" t="6350" r="5715" b="14605"/>
                <wp:wrapNone/>
                <wp:docPr id="66" name="任意多边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80" o:spid="_x0000_s1026" o:spt="100" style="position:absolute;left:0pt;margin-left:297.3pt;margin-top:269.3pt;height:0pt;width:0.7pt;mso-position-horizontal-relative:page;mso-position-vertical-relative:page;z-index:-251590656;mso-width-relative:page;mso-height-relative:page;" fillcolor="#000000" filled="t" stroked="t" coordsize="14,1" o:gfxdata="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HWeFNkAAAALAQAADwAA&#10;AAAAAAABACAAAAAiAAAAZHJzL2Rvd25yZXYueG1sUEsBAhQAFAAAAAgAh07iQIShxdBOAgAANwUA&#10;AA4AAAAAAAAAAQAgAAAAKAEAAGRycy9lMm9Eb2MueG1sUEsFBgAAAAAGAAYAWQEAAOg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3420110</wp:posOffset>
                </wp:positionV>
                <wp:extent cx="635" cy="0"/>
                <wp:effectExtent l="6350" t="6350" r="13970" b="14605"/>
                <wp:wrapNone/>
                <wp:docPr id="67" name="任意多边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81" o:spid="_x0000_s1026" o:spt="100" style="position:absolute;left:0pt;margin-left:510.65pt;margin-top:269.3pt;height:0pt;width:0.05pt;mso-position-horizontal-relative:page;mso-position-vertical-relative:page;z-index:-251589632;mso-width-relative:page;mso-height-relative:page;" fillcolor="#000000" filled="t" stroked="t" coordsize="635,0" o:gfxdata="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PqRVT2QAAAA0BAAAPAAAAAAAA&#10;AAEAIAAAACIAAABkcnMvZG93bnJldi54bWxQSwECFAAUAAAACACHTuJACAzq3EoCAAAvBQAADgAA&#10;AAAAAAABACAAAAAo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3420110</wp:posOffset>
                </wp:positionV>
                <wp:extent cx="635" cy="0"/>
                <wp:effectExtent l="6350" t="6350" r="13970" b="14605"/>
                <wp:wrapNone/>
                <wp:docPr id="68" name="任意多边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82" o:spid="_x0000_s1026" o:spt="100" style="position:absolute;left:0pt;margin-left:510.65pt;margin-top:269.3pt;height:0pt;width:0.05pt;mso-position-horizontal-relative:page;mso-position-vertical-relative:page;z-index:-251588608;mso-width-relative:page;mso-height-relative:page;" fillcolor="#000000" filled="t" stroked="t" coordsize="635,0" o:gfxdata="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PqRVT2QAAAA0BAAAPAAAAAAAA&#10;AAEAIAAAACIAAABkcnMvZG93bnJldi54bWxQSwECFAAUAAAACACHTuJAupHmoUoCAAAvBQAADgAA&#10;AAAAAAABACAAAAAo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sz w:val="24"/>
        </w:rPr>
        <w:tab/>
      </w:r>
      <w:r>
        <w:rPr>
          <w:sz w:val="24"/>
        </w:rPr>
        <w:t xml:space="preserve">[H3C]sysname RTA </w:t>
      </w:r>
    </w:p>
    <w:p w14:paraId="729AD271">
      <w:pPr>
        <w:rPr>
          <w:sz w:val="24"/>
        </w:rPr>
      </w:pPr>
      <w:r>
        <w:rPr>
          <w:sz w:val="24"/>
        </w:rPr>
        <w:t xml:space="preserve">      [RTA] </w:t>
      </w:r>
    </w:p>
    <w:p w14:paraId="1BA7E4D0">
      <w:pPr>
        <w:rPr>
          <w:sz w:val="18"/>
          <w:szCs w:val="18"/>
        </w:rPr>
      </w:pPr>
    </w:p>
    <w:p w14:paraId="4233D0E4">
      <w:pPr>
        <w:rPr>
          <w:rFonts w:ascii="宋体" w:hAnsi="宋体" w:cs="宋体"/>
          <w:sz w:val="24"/>
        </w:rPr>
      </w:pPr>
      <w:r>
        <w:rPr>
          <w:sz w:val="24"/>
        </w:rPr>
        <w:t>2</w:t>
      </w:r>
      <w:r>
        <w:rPr>
          <w:rFonts w:hint="eastAsia" w:ascii="宋体" w:hAnsi="宋体" w:cs="宋体"/>
          <w:sz w:val="24"/>
        </w:rPr>
        <w:t>）显示系统状态信息</w:t>
      </w:r>
    </w:p>
    <w:p w14:paraId="23576690">
      <w:pPr>
        <w:rPr>
          <w:rFonts w:hint="eastAsia" w:ascii="宋体" w:hAnsi="宋体" w:cs="宋体"/>
          <w:sz w:val="18"/>
          <w:szCs w:val="18"/>
        </w:rPr>
      </w:pPr>
    </w:p>
    <w:p w14:paraId="5E5CD6F9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利用 </w:t>
      </w:r>
      <w:r>
        <w:rPr>
          <w:sz w:val="24"/>
        </w:rPr>
        <w:t xml:space="preserve">display </w:t>
      </w:r>
      <w:r>
        <w:rPr>
          <w:rFonts w:hint="eastAsia" w:ascii="宋体" w:hAnsi="宋体" w:cs="宋体"/>
          <w:sz w:val="24"/>
        </w:rPr>
        <w:t>命令可以收集系统状态信息，根据功能可以划分为下面几类</w:t>
      </w:r>
    </w:p>
    <w:p w14:paraId="5529D06F">
      <w:pPr>
        <w:rPr>
          <w:rFonts w:hint="eastAsia" w:ascii="宋体" w:hAnsi="宋体" w:cs="宋体"/>
          <w:sz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9"/>
        <w:gridCol w:w="4390"/>
      </w:tblGrid>
      <w:tr w14:paraId="366EC5E5">
        <w:tc>
          <w:tcPr>
            <w:tcW w:w="4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C25394">
            <w:pPr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CBFB2E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命令</w:t>
            </w:r>
          </w:p>
        </w:tc>
      </w:tr>
      <w:tr w14:paraId="4F3BC8EF">
        <w:tc>
          <w:tcPr>
            <w:tcW w:w="4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F466B4">
            <w:pPr>
              <w:rPr>
                <w:rFonts w:hint="eastAsia"/>
              </w:rPr>
            </w:pPr>
            <w:r>
              <w:rPr>
                <w:rFonts w:hint="eastAsia"/>
              </w:rPr>
              <w:t>显示系统版本信息</w:t>
            </w:r>
          </w:p>
        </w:tc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3099F5">
            <w:pPr>
              <w:rPr>
                <w:rFonts w:ascii="宋体" w:hAnsi="宋体" w:cs="宋体"/>
                <w:sz w:val="24"/>
              </w:rPr>
            </w:pPr>
            <w:r>
              <w:t>display version</w:t>
            </w:r>
          </w:p>
        </w:tc>
      </w:tr>
      <w:tr w14:paraId="1F15CFA8">
        <w:tc>
          <w:tcPr>
            <w:tcW w:w="4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DE93A3">
            <w:pPr>
              <w:rPr>
                <w:rFonts w:hint="eastAsia"/>
              </w:rPr>
            </w:pPr>
            <w:r>
              <w:rPr>
                <w:rFonts w:hint="eastAsia"/>
              </w:rPr>
              <w:t>显示的当前配置信息</w:t>
            </w:r>
          </w:p>
        </w:tc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BB281A">
            <w:pPr>
              <w:rPr>
                <w:rFonts w:ascii="宋体" w:hAnsi="宋体" w:cs="宋体"/>
                <w:sz w:val="24"/>
              </w:rPr>
            </w:pPr>
            <w:r>
              <w:t>display current-configuration</w:t>
            </w:r>
          </w:p>
        </w:tc>
      </w:tr>
      <w:tr w14:paraId="58B0925B">
        <w:tc>
          <w:tcPr>
            <w:tcW w:w="4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988DD4">
            <w:pPr>
              <w:rPr>
                <w:rFonts w:hint="eastAsia"/>
              </w:rPr>
            </w:pPr>
            <w:r>
              <w:rPr>
                <w:rFonts w:hint="eastAsia"/>
              </w:rPr>
              <w:t>显示当前视图的运行配置</w:t>
            </w:r>
          </w:p>
        </w:tc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48728B">
            <w:pPr>
              <w:rPr>
                <w:rFonts w:ascii="宋体" w:hAnsi="宋体" w:cs="宋体"/>
                <w:sz w:val="24"/>
              </w:rPr>
            </w:pPr>
            <w:r>
              <w:t>display this</w:t>
            </w:r>
          </w:p>
        </w:tc>
      </w:tr>
    </w:tbl>
    <w:p w14:paraId="54A88F9C">
      <w:pPr>
        <w:rPr>
          <w:rFonts w:ascii="宋体" w:hAnsi="宋体" w:cs="宋体"/>
          <w:sz w:val="18"/>
          <w:szCs w:val="18"/>
        </w:rPr>
      </w:pPr>
    </w:p>
    <w:sectPr>
      <w:pgSz w:w="11893" w:h="16826"/>
      <w:pgMar w:top="1440" w:right="1800" w:bottom="1440" w:left="1800" w:header="720" w:footer="720" w:gutter="0"/>
      <w:cols w:space="720" w:num="1"/>
      <w:docGrid w:linePitch="28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李知非" w:date="2025-03-05T15:19:00Z" w:initials="李知非">
    <w:p w14:paraId="3417B57C">
      <w:pPr>
        <w:pStyle w:val="3"/>
        <w:rPr>
          <w:rFonts w:hint="default"/>
        </w:rPr>
      </w:pPr>
      <w:bookmarkStart w:id="0" w:name="_T660794910_1684056899"/>
      <w:r>
        <w:t>开始菜单找不到 在C盘里</w:t>
      </w:r>
    </w:p>
    <w:bookmarkEnd w:id="0"/>
  </w:comment>
  <w:comment w:id="1" w:author="李知非" w:date="2025-03-05T15:22:00Z" w:initials="李知非">
    <w:p w14:paraId="1469887E">
      <w:pPr>
        <w:pStyle w:val="3"/>
        <w:rPr>
          <w:rFonts w:hint="default"/>
        </w:rPr>
      </w:pPr>
      <w:bookmarkStart w:id="1" w:name="_T660795037_1684056899"/>
      <w:r>
        <w:t>无数据流控制</w:t>
      </w:r>
    </w:p>
    <w:bookmarkEnd w:id="1"/>
  </w:comment>
  <w:comment w:id="2" w:author="李知非" w:date="2025-03-05T15:36:00Z" w:initials="李知非">
    <w:p w14:paraId="3F60E602">
      <w:pPr>
        <w:pStyle w:val="3"/>
        <w:rPr>
          <w:rFonts w:hint="default"/>
        </w:rPr>
      </w:pPr>
      <w:bookmarkStart w:id="2" w:name="_T123925006_1684056899"/>
      <w:r>
        <w:t>可能有所不同 比如MSR2630-line-vty0-4</w:t>
      </w:r>
    </w:p>
    <w:bookmarkEnd w:id="2"/>
  </w:comment>
  <w:comment w:id="3" w:author="刘保莉" w:date="2025-03-05T15:47:00Z" w:initials="刘保莉">
    <w:p w14:paraId="23FFBE46">
      <w:pPr>
        <w:pStyle w:val="3"/>
        <w:rPr>
          <w:rFonts w:hint="default"/>
          <w:lang w:val="en"/>
        </w:rPr>
      </w:pPr>
      <w:r>
        <w:rPr>
          <w:lang w:val="en"/>
        </w:rPr>
        <w:t>要在图中路由器的以太网口这里说明连接的是跳线架上的“上/下R1-GE1”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417B57C" w15:done="0"/>
  <w15:commentEx w15:paraId="1469887E" w15:done="0"/>
  <w15:commentEx w15:paraId="3F60E602" w15:done="0"/>
  <w15:commentEx w15:paraId="23FFBE4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001010101"/>
    <w:charset w:val="00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4"/>
      <w:numFmt w:val="decimal"/>
      <w:suff w:val="nothing"/>
      <w:lvlText w:val="%1）"/>
      <w:lvlJc w:val="left"/>
    </w:lvl>
  </w:abstractNum>
  <w:abstractNum w:abstractNumId="1">
    <w:nsid w:val="00000002"/>
    <w:multiLevelType w:val="singleLevel"/>
    <w:tmpl w:val="000000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000003"/>
    <w:multiLevelType w:val="multilevel"/>
    <w:tmpl w:val="00000003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宁泰来">
    <w15:presenceInfo w15:providerId="None" w15:userId="宁泰来"/>
  </w15:person>
  <w15:person w15:author="李知非">
    <w15:presenceInfo w15:providerId="None" w15:userId="李知非"/>
  </w15:person>
  <w15:person w15:author="刘保莉">
    <w15:presenceInfo w15:providerId="None" w15:userId="刘保莉"/>
  </w15:person>
  <w15:person w15:author="沈逸尘">
    <w15:presenceInfo w15:providerId="None" w15:userId="沈逸尘"/>
  </w15:person>
  <w15:person w15:author="刘远航">
    <w15:presenceInfo w15:providerId="None" w15:userId="刘远航"/>
  </w15:person>
  <w15:person w15:author="刘保莉 [2]">
    <w15:presenceInfo w15:providerId="WPS Office" w15:userId="31371025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720"/>
  <w:hyphenationZone w:val="36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6DBA"/>
    <w:rsid w:val="000114C9"/>
    <w:rsid w:val="000452E0"/>
    <w:rsid w:val="00045400"/>
    <w:rsid w:val="00047922"/>
    <w:rsid w:val="00060E51"/>
    <w:rsid w:val="00070058"/>
    <w:rsid w:val="00072FEF"/>
    <w:rsid w:val="000773A2"/>
    <w:rsid w:val="00077580"/>
    <w:rsid w:val="00080C35"/>
    <w:rsid w:val="000A43E7"/>
    <w:rsid w:val="000E31F1"/>
    <w:rsid w:val="000E6C09"/>
    <w:rsid w:val="000F5ACC"/>
    <w:rsid w:val="00112B8E"/>
    <w:rsid w:val="00113A30"/>
    <w:rsid w:val="00116496"/>
    <w:rsid w:val="0011700F"/>
    <w:rsid w:val="0012452E"/>
    <w:rsid w:val="00124531"/>
    <w:rsid w:val="0013389D"/>
    <w:rsid w:val="001346C8"/>
    <w:rsid w:val="001357A8"/>
    <w:rsid w:val="001400EA"/>
    <w:rsid w:val="00144B99"/>
    <w:rsid w:val="001467DD"/>
    <w:rsid w:val="00152E3F"/>
    <w:rsid w:val="00153238"/>
    <w:rsid w:val="00155876"/>
    <w:rsid w:val="001716ED"/>
    <w:rsid w:val="00171F9A"/>
    <w:rsid w:val="00182FC2"/>
    <w:rsid w:val="00184681"/>
    <w:rsid w:val="001846EE"/>
    <w:rsid w:val="00186B21"/>
    <w:rsid w:val="00187F44"/>
    <w:rsid w:val="001A1352"/>
    <w:rsid w:val="001C798F"/>
    <w:rsid w:val="001D415C"/>
    <w:rsid w:val="001E1589"/>
    <w:rsid w:val="001E341A"/>
    <w:rsid w:val="001F1B3F"/>
    <w:rsid w:val="0022413D"/>
    <w:rsid w:val="002254B4"/>
    <w:rsid w:val="002256FD"/>
    <w:rsid w:val="00232AA3"/>
    <w:rsid w:val="0026216C"/>
    <w:rsid w:val="00266906"/>
    <w:rsid w:val="00266D4E"/>
    <w:rsid w:val="00267EA0"/>
    <w:rsid w:val="002734D7"/>
    <w:rsid w:val="0028413D"/>
    <w:rsid w:val="00294A3C"/>
    <w:rsid w:val="002964F8"/>
    <w:rsid w:val="002B0281"/>
    <w:rsid w:val="002B0DCA"/>
    <w:rsid w:val="002E5248"/>
    <w:rsid w:val="002F049A"/>
    <w:rsid w:val="002F623D"/>
    <w:rsid w:val="00303986"/>
    <w:rsid w:val="00307885"/>
    <w:rsid w:val="00307B4A"/>
    <w:rsid w:val="00321C16"/>
    <w:rsid w:val="00327CF9"/>
    <w:rsid w:val="00340588"/>
    <w:rsid w:val="00340CE5"/>
    <w:rsid w:val="00344D60"/>
    <w:rsid w:val="00344E4E"/>
    <w:rsid w:val="00356F8D"/>
    <w:rsid w:val="0037260B"/>
    <w:rsid w:val="00374550"/>
    <w:rsid w:val="003755D9"/>
    <w:rsid w:val="00391CFD"/>
    <w:rsid w:val="00392990"/>
    <w:rsid w:val="003C165B"/>
    <w:rsid w:val="003E1793"/>
    <w:rsid w:val="003F0300"/>
    <w:rsid w:val="003F1D40"/>
    <w:rsid w:val="00402E1B"/>
    <w:rsid w:val="00406DF7"/>
    <w:rsid w:val="00407247"/>
    <w:rsid w:val="00410045"/>
    <w:rsid w:val="00427B7C"/>
    <w:rsid w:val="00432A82"/>
    <w:rsid w:val="00433834"/>
    <w:rsid w:val="00451822"/>
    <w:rsid w:val="004546D1"/>
    <w:rsid w:val="0047320C"/>
    <w:rsid w:val="00473DBF"/>
    <w:rsid w:val="0048411C"/>
    <w:rsid w:val="004876EE"/>
    <w:rsid w:val="00493E89"/>
    <w:rsid w:val="00494B12"/>
    <w:rsid w:val="004B140C"/>
    <w:rsid w:val="004B6A7E"/>
    <w:rsid w:val="004D0D28"/>
    <w:rsid w:val="004D22DF"/>
    <w:rsid w:val="004E14DE"/>
    <w:rsid w:val="004F322F"/>
    <w:rsid w:val="004F6169"/>
    <w:rsid w:val="004F6DDD"/>
    <w:rsid w:val="00506602"/>
    <w:rsid w:val="005224A8"/>
    <w:rsid w:val="00526760"/>
    <w:rsid w:val="00527482"/>
    <w:rsid w:val="00530C85"/>
    <w:rsid w:val="00533227"/>
    <w:rsid w:val="0053659F"/>
    <w:rsid w:val="00560E5A"/>
    <w:rsid w:val="00567B3C"/>
    <w:rsid w:val="00575BE8"/>
    <w:rsid w:val="005808F6"/>
    <w:rsid w:val="00582510"/>
    <w:rsid w:val="0058402E"/>
    <w:rsid w:val="00594FBE"/>
    <w:rsid w:val="005A495B"/>
    <w:rsid w:val="005A7AE7"/>
    <w:rsid w:val="005B0209"/>
    <w:rsid w:val="005B088E"/>
    <w:rsid w:val="005B0BAE"/>
    <w:rsid w:val="005B7A97"/>
    <w:rsid w:val="005C7FC5"/>
    <w:rsid w:val="005E07AD"/>
    <w:rsid w:val="005E6488"/>
    <w:rsid w:val="005F1E0E"/>
    <w:rsid w:val="005F583C"/>
    <w:rsid w:val="005F67D7"/>
    <w:rsid w:val="00600DCE"/>
    <w:rsid w:val="006033DB"/>
    <w:rsid w:val="00624D01"/>
    <w:rsid w:val="006662C5"/>
    <w:rsid w:val="00674501"/>
    <w:rsid w:val="00674CF8"/>
    <w:rsid w:val="00675EF0"/>
    <w:rsid w:val="006774A6"/>
    <w:rsid w:val="00683A7F"/>
    <w:rsid w:val="006978A7"/>
    <w:rsid w:val="006B163A"/>
    <w:rsid w:val="006B48FC"/>
    <w:rsid w:val="006B4DBF"/>
    <w:rsid w:val="006C509F"/>
    <w:rsid w:val="006D5CB5"/>
    <w:rsid w:val="006D6DB9"/>
    <w:rsid w:val="006E1E39"/>
    <w:rsid w:val="006E672A"/>
    <w:rsid w:val="006E73BA"/>
    <w:rsid w:val="00704BF5"/>
    <w:rsid w:val="0071344E"/>
    <w:rsid w:val="007262D2"/>
    <w:rsid w:val="00727CAE"/>
    <w:rsid w:val="007337C7"/>
    <w:rsid w:val="0073760E"/>
    <w:rsid w:val="00740207"/>
    <w:rsid w:val="0078354C"/>
    <w:rsid w:val="00786002"/>
    <w:rsid w:val="00786A5D"/>
    <w:rsid w:val="00786F70"/>
    <w:rsid w:val="007A71DA"/>
    <w:rsid w:val="007A7E21"/>
    <w:rsid w:val="007B2F77"/>
    <w:rsid w:val="007B36E6"/>
    <w:rsid w:val="007C5049"/>
    <w:rsid w:val="007D15B2"/>
    <w:rsid w:val="007E3F9F"/>
    <w:rsid w:val="007F597D"/>
    <w:rsid w:val="00817783"/>
    <w:rsid w:val="00822E12"/>
    <w:rsid w:val="00826486"/>
    <w:rsid w:val="0082794E"/>
    <w:rsid w:val="00832E18"/>
    <w:rsid w:val="00855D77"/>
    <w:rsid w:val="008703E9"/>
    <w:rsid w:val="00871E9B"/>
    <w:rsid w:val="008753C1"/>
    <w:rsid w:val="00877DD8"/>
    <w:rsid w:val="008831D4"/>
    <w:rsid w:val="008872DD"/>
    <w:rsid w:val="008925D9"/>
    <w:rsid w:val="0089334A"/>
    <w:rsid w:val="008975B0"/>
    <w:rsid w:val="008A3583"/>
    <w:rsid w:val="008B39A7"/>
    <w:rsid w:val="008B4864"/>
    <w:rsid w:val="008B7213"/>
    <w:rsid w:val="008C0051"/>
    <w:rsid w:val="008C1022"/>
    <w:rsid w:val="008D20CD"/>
    <w:rsid w:val="008F10DA"/>
    <w:rsid w:val="008F445E"/>
    <w:rsid w:val="009051FC"/>
    <w:rsid w:val="00906B7A"/>
    <w:rsid w:val="00912FE7"/>
    <w:rsid w:val="00914FAA"/>
    <w:rsid w:val="00920D3F"/>
    <w:rsid w:val="009305D2"/>
    <w:rsid w:val="0093444D"/>
    <w:rsid w:val="0093445D"/>
    <w:rsid w:val="00955D40"/>
    <w:rsid w:val="00956E50"/>
    <w:rsid w:val="00962483"/>
    <w:rsid w:val="009A1E70"/>
    <w:rsid w:val="009B6904"/>
    <w:rsid w:val="009B71F8"/>
    <w:rsid w:val="009C3400"/>
    <w:rsid w:val="009E2A29"/>
    <w:rsid w:val="009E3632"/>
    <w:rsid w:val="009E6FD1"/>
    <w:rsid w:val="00A06758"/>
    <w:rsid w:val="00A11388"/>
    <w:rsid w:val="00A13AD5"/>
    <w:rsid w:val="00A20550"/>
    <w:rsid w:val="00A225D9"/>
    <w:rsid w:val="00A40ADF"/>
    <w:rsid w:val="00A627B4"/>
    <w:rsid w:val="00A666AA"/>
    <w:rsid w:val="00A7767A"/>
    <w:rsid w:val="00A776C9"/>
    <w:rsid w:val="00AB2287"/>
    <w:rsid w:val="00AB6991"/>
    <w:rsid w:val="00AD0C61"/>
    <w:rsid w:val="00AE287B"/>
    <w:rsid w:val="00AE72A4"/>
    <w:rsid w:val="00AE75E5"/>
    <w:rsid w:val="00AF2A1E"/>
    <w:rsid w:val="00AF7158"/>
    <w:rsid w:val="00B0285A"/>
    <w:rsid w:val="00B2194D"/>
    <w:rsid w:val="00B21DB5"/>
    <w:rsid w:val="00B23138"/>
    <w:rsid w:val="00B26249"/>
    <w:rsid w:val="00B279DE"/>
    <w:rsid w:val="00B41792"/>
    <w:rsid w:val="00B42B10"/>
    <w:rsid w:val="00B432A9"/>
    <w:rsid w:val="00B4332B"/>
    <w:rsid w:val="00B462EC"/>
    <w:rsid w:val="00B510DE"/>
    <w:rsid w:val="00B72147"/>
    <w:rsid w:val="00B76013"/>
    <w:rsid w:val="00B85A4C"/>
    <w:rsid w:val="00B905CF"/>
    <w:rsid w:val="00BB7856"/>
    <w:rsid w:val="00BD56C7"/>
    <w:rsid w:val="00BD7572"/>
    <w:rsid w:val="00C04B66"/>
    <w:rsid w:val="00C14F06"/>
    <w:rsid w:val="00C37BAB"/>
    <w:rsid w:val="00C607E6"/>
    <w:rsid w:val="00C61724"/>
    <w:rsid w:val="00C73B30"/>
    <w:rsid w:val="00C83E80"/>
    <w:rsid w:val="00C92CE6"/>
    <w:rsid w:val="00CA4D6B"/>
    <w:rsid w:val="00CB3264"/>
    <w:rsid w:val="00CD097A"/>
    <w:rsid w:val="00CD4653"/>
    <w:rsid w:val="00CE781D"/>
    <w:rsid w:val="00CF0E15"/>
    <w:rsid w:val="00CF6134"/>
    <w:rsid w:val="00D153C7"/>
    <w:rsid w:val="00D205C7"/>
    <w:rsid w:val="00D22D90"/>
    <w:rsid w:val="00D60E0D"/>
    <w:rsid w:val="00D71A6D"/>
    <w:rsid w:val="00D72C6F"/>
    <w:rsid w:val="00D859DE"/>
    <w:rsid w:val="00D90308"/>
    <w:rsid w:val="00DA6858"/>
    <w:rsid w:val="00DB6043"/>
    <w:rsid w:val="00DB7C1B"/>
    <w:rsid w:val="00DC1BB0"/>
    <w:rsid w:val="00DC5AAC"/>
    <w:rsid w:val="00DD18F1"/>
    <w:rsid w:val="00DE31BA"/>
    <w:rsid w:val="00DF391E"/>
    <w:rsid w:val="00E01B4A"/>
    <w:rsid w:val="00E03FC4"/>
    <w:rsid w:val="00E05578"/>
    <w:rsid w:val="00E07948"/>
    <w:rsid w:val="00E12672"/>
    <w:rsid w:val="00E141ED"/>
    <w:rsid w:val="00E1746B"/>
    <w:rsid w:val="00E31694"/>
    <w:rsid w:val="00E355E9"/>
    <w:rsid w:val="00E63417"/>
    <w:rsid w:val="00E6368E"/>
    <w:rsid w:val="00EA24B6"/>
    <w:rsid w:val="00ED0ACF"/>
    <w:rsid w:val="00F24F90"/>
    <w:rsid w:val="00F40BDB"/>
    <w:rsid w:val="00F46A99"/>
    <w:rsid w:val="00F517AF"/>
    <w:rsid w:val="00F7047C"/>
    <w:rsid w:val="00F76D83"/>
    <w:rsid w:val="00F90014"/>
    <w:rsid w:val="00F9616E"/>
    <w:rsid w:val="00FA5F5C"/>
    <w:rsid w:val="00FA7EAB"/>
    <w:rsid w:val="00FB6CD7"/>
    <w:rsid w:val="00FD7604"/>
    <w:rsid w:val="00FE0FB3"/>
    <w:rsid w:val="00FE230B"/>
    <w:rsid w:val="00FE236A"/>
    <w:rsid w:val="01410E7C"/>
    <w:rsid w:val="015E6BB9"/>
    <w:rsid w:val="0312A5D0"/>
    <w:rsid w:val="06FA1FA9"/>
    <w:rsid w:val="0E5FCC4D"/>
    <w:rsid w:val="0FEFD322"/>
    <w:rsid w:val="12938C9F"/>
    <w:rsid w:val="15E0D5E0"/>
    <w:rsid w:val="1DBAF287"/>
    <w:rsid w:val="227E0996"/>
    <w:rsid w:val="23ED8471"/>
    <w:rsid w:val="27D655C8"/>
    <w:rsid w:val="2939BECB"/>
    <w:rsid w:val="301810FF"/>
    <w:rsid w:val="31D04577"/>
    <w:rsid w:val="33FBA7AD"/>
    <w:rsid w:val="37319B42"/>
    <w:rsid w:val="38E35E30"/>
    <w:rsid w:val="3C142FFE"/>
    <w:rsid w:val="3FF39012"/>
    <w:rsid w:val="401A3719"/>
    <w:rsid w:val="434CD6BB"/>
    <w:rsid w:val="48B161F1"/>
    <w:rsid w:val="4E6C2D0E"/>
    <w:rsid w:val="4FFF485F"/>
    <w:rsid w:val="4FFFA7A6"/>
    <w:rsid w:val="5345C0F7"/>
    <w:rsid w:val="546A1AC8"/>
    <w:rsid w:val="5AF1B8E3"/>
    <w:rsid w:val="6455B6A2"/>
    <w:rsid w:val="674B4300"/>
    <w:rsid w:val="6A3C8122"/>
    <w:rsid w:val="6FFF7065"/>
    <w:rsid w:val="72CB86F4"/>
    <w:rsid w:val="755969E0"/>
    <w:rsid w:val="79E36690"/>
    <w:rsid w:val="7B5E25E7"/>
    <w:rsid w:val="7BAC51CF"/>
    <w:rsid w:val="7BFF3634"/>
    <w:rsid w:val="7D681D7B"/>
    <w:rsid w:val="7D6BE41A"/>
    <w:rsid w:val="7FB463E7"/>
    <w:rsid w:val="7FDDD94B"/>
    <w:rsid w:val="8358C92A"/>
    <w:rsid w:val="8768041F"/>
    <w:rsid w:val="8802BC73"/>
    <w:rsid w:val="8A8CC0AE"/>
    <w:rsid w:val="8B28B907"/>
    <w:rsid w:val="8B7C58CA"/>
    <w:rsid w:val="9464A8CA"/>
    <w:rsid w:val="9B18FB94"/>
    <w:rsid w:val="9D8D688D"/>
    <w:rsid w:val="A213F059"/>
    <w:rsid w:val="A85A1EC3"/>
    <w:rsid w:val="B3D9580A"/>
    <w:rsid w:val="B4BD6D7E"/>
    <w:rsid w:val="B8B98A4C"/>
    <w:rsid w:val="B9F036A3"/>
    <w:rsid w:val="BCBB44E1"/>
    <w:rsid w:val="BDFC5FB2"/>
    <w:rsid w:val="BEDF2B98"/>
    <w:rsid w:val="BF971038"/>
    <w:rsid w:val="BFA6D62F"/>
    <w:rsid w:val="BFF957F6"/>
    <w:rsid w:val="CBCBF7BE"/>
    <w:rsid w:val="CBE92B6A"/>
    <w:rsid w:val="CCC79656"/>
    <w:rsid w:val="CFEA6EF8"/>
    <w:rsid w:val="D2D5474D"/>
    <w:rsid w:val="D8828F00"/>
    <w:rsid w:val="DC4309C7"/>
    <w:rsid w:val="DFF5D086"/>
    <w:rsid w:val="E1BCF056"/>
    <w:rsid w:val="E3824096"/>
    <w:rsid w:val="E7F7B63E"/>
    <w:rsid w:val="E967CB36"/>
    <w:rsid w:val="E99ADC09"/>
    <w:rsid w:val="EA857B44"/>
    <w:rsid w:val="EB9F1209"/>
    <w:rsid w:val="EBFECD7B"/>
    <w:rsid w:val="EC0DDA07"/>
    <w:rsid w:val="EDB05897"/>
    <w:rsid w:val="EDDFA7E6"/>
    <w:rsid w:val="EE7AA9CB"/>
    <w:rsid w:val="EEFFB0E6"/>
    <w:rsid w:val="F2FF396B"/>
    <w:rsid w:val="F4B4BB58"/>
    <w:rsid w:val="F6319EDA"/>
    <w:rsid w:val="F794F04C"/>
    <w:rsid w:val="F7BFC1EB"/>
    <w:rsid w:val="F97B89EA"/>
    <w:rsid w:val="FEFFD883"/>
    <w:rsid w:val="FF0C4268"/>
    <w:rsid w:val="FF2EDCC8"/>
    <w:rsid w:val="FFE7C35A"/>
    <w:rsid w:val="FFEFEA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10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8">
    <w:name w:val="Normal Table"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  <w:rPr>
      <w:rFonts w:ascii="Times New Roman" w:hAnsi="Times New Roman" w:eastAsia="宋体" w:cs="Times New Roman"/>
    </w:r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5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6">
    <w:name w:val="Normal (Web)"/>
    <w:basedOn w:val="1"/>
    <w:uiPriority w:val="0"/>
    <w:rPr>
      <w:rFonts w:ascii="Times New Roman" w:hAnsi="Times New Roman" w:eastAsia="宋体" w:cs="Times New Roman"/>
      <w:sz w:val="24"/>
    </w:rPr>
  </w:style>
  <w:style w:type="paragraph" w:styleId="7">
    <w:name w:val="Title"/>
    <w:basedOn w:val="1"/>
    <w:next w:val="1"/>
    <w:link w:val="12"/>
    <w:uiPriority w:val="0"/>
    <w:pPr>
      <w:spacing w:before="240" w:after="60"/>
      <w:jc w:val="center"/>
      <w:outlineLvl w:val="0"/>
    </w:pPr>
    <w:rPr>
      <w:rFonts w:ascii="等线 Light" w:hAnsi="等线 Light" w:eastAsia="宋体" w:cs="Times New Roman"/>
      <w:b/>
      <w:bCs/>
      <w:sz w:val="32"/>
      <w:szCs w:val="32"/>
    </w:rPr>
  </w:style>
  <w:style w:type="table" w:styleId="9">
    <w:name w:val="Table Grid"/>
    <w:basedOn w:val="8"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">
    <w:name w:val="标题 字符"/>
    <w:link w:val="7"/>
    <w:uiPriority w:val="0"/>
    <w:rPr>
      <w:rFonts w:ascii="等线 Light" w:hAnsi="等线 Light" w:eastAsia="宋体" w:cs="Times New Roman"/>
      <w:b/>
      <w:bCs/>
      <w:kern w:val="2"/>
      <w:sz w:val="32"/>
      <w:szCs w:val="32"/>
    </w:rPr>
  </w:style>
  <w:style w:type="character" w:customStyle="1" w:styleId="13">
    <w:name w:val="页脚 Char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页眉 Char"/>
    <w:link w:val="5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10</Pages>
  <Words>696</Words>
  <Characters>3969</Characters>
  <Lines>33</Lines>
  <Paragraphs>9</Paragraphs>
  <TotalTime>0</TotalTime>
  <ScaleCrop>false</ScaleCrop>
  <LinksUpToDate>false</LinksUpToDate>
  <CharactersWithSpaces>4656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2013-04-14T20:31:00Z</dcterms:created>
  <dc:creator>þþ</dc:creator>
  <cp:lastModifiedBy>刘保莉</cp:lastModifiedBy>
  <cp:lastPrinted>2013-04-14T21:14:00Z</cp:lastPrinted>
  <dcterms:modified xsi:type="dcterms:W3CDTF">2026-01-22T00:19:14Z</dcterms:modified>
  <dc:title>第1章 入门基础与实验环境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5CCC676B49042C8E7D90476931C23718_43</vt:lpwstr>
  </property>
</Properties>
</file>