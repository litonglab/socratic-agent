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A01D80">
      <w:pPr>
        <w:pStyle w:val="2"/>
        <w:ind w:left="0" w:firstLine="0"/>
      </w:pPr>
      <w:r>
        <w:t>第1章</w:t>
      </w:r>
      <w:r>
        <w:rPr>
          <w:rFonts w:hint="eastAsia"/>
        </w:rPr>
        <w:t xml:space="preserve"> </w:t>
      </w:r>
      <w:r>
        <w:t>入门基础与实验环境</w:t>
      </w:r>
    </w:p>
    <w:p w14:paraId="5AA01D81">
      <w:pPr>
        <w:pStyle w:val="8"/>
        <w:rPr>
          <w:sz w:val="41"/>
        </w:rPr>
      </w:pPr>
    </w:p>
    <w:p w14:paraId="5AA01D82">
      <w:pPr>
        <w:pStyle w:val="3"/>
        <w:ind w:left="0" w:firstLine="0"/>
        <w:jc w:val="both"/>
      </w:pPr>
      <w:r>
        <w:t>实验</w:t>
      </w:r>
      <w:r>
        <w:rPr>
          <w:rFonts w:hint="eastAsia"/>
        </w:rPr>
        <w:t>1</w:t>
      </w:r>
      <w:r>
        <w:t>：网线、配线架与机柜</w:t>
      </w:r>
    </w:p>
    <w:p w14:paraId="5AA01D83">
      <w:pPr>
        <w:pStyle w:val="8"/>
        <w:spacing w:before="9"/>
        <w:rPr>
          <w:sz w:val="36"/>
        </w:rPr>
      </w:pPr>
    </w:p>
    <w:p w14:paraId="5AA01D84">
      <w:pPr>
        <w:pStyle w:val="4"/>
        <w:rPr>
          <w:sz w:val="33"/>
        </w:rPr>
      </w:pPr>
      <w:r>
        <w:rPr>
          <w:rFonts w:hint="eastAsia"/>
        </w:rPr>
        <w:t>1.</w:t>
      </w:r>
      <w:ins w:id="0" w:author="Isabella...伊莎贝拉" w:date="2026-01-30T13:54:39Z">
        <w:r>
          <w:rPr>
            <w:rFonts w:hint="eastAsia"/>
            <w:lang w:val="en-US" w:eastAsia="zh-CN"/>
          </w:rPr>
          <w:t>0</w:t>
        </w:r>
      </w:ins>
      <w:del w:id="1" w:author="Isabella...伊莎贝拉" w:date="2026-01-30T13:54:38Z">
        <w:r>
          <w:rPr>
            <w:rFonts w:hint="eastAsia"/>
          </w:rPr>
          <w:delText>1</w:delText>
        </w:r>
      </w:del>
      <w:r>
        <w:t>问题的提出</w:t>
      </w:r>
    </w:p>
    <w:p w14:paraId="5AA01D85">
      <w:pPr>
        <w:pStyle w:val="8"/>
        <w:spacing w:line="381" w:lineRule="auto"/>
        <w:ind w:left="479" w:right="483" w:firstLine="540"/>
        <w:rPr>
          <w:sz w:val="20"/>
        </w:rPr>
      </w:pPr>
      <w:r>
        <w:t>某单位开始建立</w:t>
      </w:r>
      <w:r>
        <w:rPr>
          <w:rFonts w:hint="eastAsia"/>
        </w:rPr>
        <w:t>单位内</w:t>
      </w:r>
      <w:r>
        <w:t>网络</w:t>
      </w:r>
      <w:r>
        <w:rPr>
          <w:rFonts w:hint="eastAsia"/>
        </w:rPr>
        <w:t>，同时需要连接外网。</w:t>
      </w:r>
      <w:r>
        <w:t>需要大量的连接网线，包括网络设备的连接线和微</w:t>
      </w:r>
      <w:r>
        <w:rPr>
          <w:spacing w:val="-1"/>
        </w:rPr>
        <w:t>机的连接线。同时，综合布线时需要设立配线架，并完成各楼层与设备间之间，</w:t>
      </w:r>
      <w:r>
        <w:rPr>
          <w:spacing w:val="-117"/>
        </w:rPr>
        <w:t xml:space="preserve"> </w:t>
      </w:r>
      <w:r>
        <w:t>同楼层房间与配线间之间的跳接。</w:t>
      </w:r>
    </w:p>
    <w:p w14:paraId="5AA01D86">
      <w:pPr>
        <w:pStyle w:val="4"/>
        <w:jc w:val="both"/>
      </w:pPr>
      <w:r>
        <w:rPr>
          <w:rFonts w:hint="eastAsia"/>
        </w:rPr>
        <w:t>1.</w:t>
      </w:r>
      <w:ins w:id="2" w:author="Isabella...伊莎贝拉" w:date="2026-01-30T13:54:46Z">
        <w:r>
          <w:rPr>
            <w:rFonts w:hint="eastAsia"/>
            <w:lang w:val="en-US" w:eastAsia="zh-CN"/>
          </w:rPr>
          <w:t>1</w:t>
        </w:r>
      </w:ins>
      <w:del w:id="3" w:author="Isabella...伊莎贝拉" w:date="2026-01-30T13:54:46Z">
        <w:r>
          <w:rPr>
            <w:rFonts w:hint="eastAsia"/>
          </w:rPr>
          <w:delText>2</w:delText>
        </w:r>
      </w:del>
      <w:r>
        <w:t>实验 1-1 网线制作</w:t>
      </w:r>
    </w:p>
    <w:p w14:paraId="5AA01D87">
      <w:pPr>
        <w:pStyle w:val="5"/>
      </w:pPr>
      <w:r>
        <w:rPr>
          <w:rFonts w:hint="eastAsia"/>
        </w:rPr>
        <w:t>1.</w:t>
      </w:r>
      <w:ins w:id="4" w:author="Isabella...伊莎贝拉" w:date="2026-01-30T13:54:49Z">
        <w:r>
          <w:rPr>
            <w:rFonts w:hint="eastAsia"/>
            <w:lang w:val="en-US" w:eastAsia="zh-CN"/>
          </w:rPr>
          <w:t>1</w:t>
        </w:r>
      </w:ins>
      <w:del w:id="5" w:author="Isabella...伊莎贝拉" w:date="2026-01-30T13:54:49Z">
        <w:r>
          <w:rPr>
            <w:rFonts w:hint="eastAsia"/>
          </w:rPr>
          <w:delText>2</w:delText>
        </w:r>
      </w:del>
      <w:r>
        <w:rPr>
          <w:rFonts w:hint="eastAsia"/>
        </w:rPr>
        <w:t xml:space="preserve">.1 </w:t>
      </w:r>
      <w:r>
        <w:t>实验内容</w:t>
      </w:r>
    </w:p>
    <w:p w14:paraId="5AA01D88">
      <w:pPr>
        <w:pStyle w:val="8"/>
        <w:spacing w:before="10"/>
        <w:rPr>
          <w:sz w:val="38"/>
        </w:rPr>
      </w:pPr>
    </w:p>
    <w:p w14:paraId="5AA01D89">
      <w:pPr>
        <w:pStyle w:val="8"/>
        <w:spacing w:line="381" w:lineRule="auto"/>
        <w:ind w:left="479" w:right="575" w:firstLine="480"/>
      </w:pPr>
      <w:r>
        <w:rPr>
          <w:rFonts w:hint="eastAsia"/>
        </w:rPr>
        <w:t>每个小组</w:t>
      </w:r>
      <w:r>
        <w:t>制作</w:t>
      </w:r>
      <w:r>
        <w:rPr>
          <w:rFonts w:hint="eastAsia"/>
        </w:rPr>
        <w:t>一</w:t>
      </w:r>
      <w:r>
        <w:rPr>
          <w:b/>
          <w:bCs/>
        </w:rPr>
        <w:t>根直连线</w:t>
      </w:r>
      <w:r>
        <w:rPr>
          <w:spacing w:val="2"/>
        </w:rPr>
        <w:t>（</w:t>
      </w:r>
      <w:r>
        <w:t>直接连通网线</w:t>
      </w:r>
      <w:r>
        <w:rPr>
          <w:spacing w:val="2"/>
        </w:rPr>
        <w:t>）</w:t>
      </w:r>
      <w:r>
        <w:t>和</w:t>
      </w:r>
      <w:r>
        <w:rPr>
          <w:rFonts w:hint="eastAsia"/>
        </w:rPr>
        <w:t>一</w:t>
      </w:r>
      <w:r>
        <w:rPr>
          <w:b/>
          <w:bCs/>
        </w:rPr>
        <w:t>根交叉线</w:t>
      </w:r>
      <w:r>
        <w:t>（交叉连通网线</w:t>
      </w:r>
      <w:r>
        <w:rPr>
          <w:spacing w:val="-120"/>
        </w:rPr>
        <w:t>）</w:t>
      </w:r>
      <w:r>
        <w:rPr>
          <w:spacing w:val="-4"/>
        </w:rPr>
        <w:t>，并进行</w:t>
      </w:r>
      <w:r>
        <w:t>网络连接。</w:t>
      </w:r>
    </w:p>
    <w:p w14:paraId="5AA01D8A">
      <w:pPr>
        <w:pStyle w:val="8"/>
        <w:spacing w:before="9"/>
      </w:pPr>
    </w:p>
    <w:p w14:paraId="5AA01D8B">
      <w:pPr>
        <w:pStyle w:val="5"/>
      </w:pPr>
      <w:r>
        <w:rPr>
          <w:rFonts w:hint="eastAsia"/>
        </w:rPr>
        <w:t>1.</w:t>
      </w:r>
      <w:ins w:id="6" w:author="Isabella...伊莎贝拉" w:date="2026-01-30T13:54:53Z">
        <w:r>
          <w:rPr>
            <w:rFonts w:hint="eastAsia"/>
            <w:lang w:val="en-US" w:eastAsia="zh-CN"/>
          </w:rPr>
          <w:t>1</w:t>
        </w:r>
      </w:ins>
      <w:del w:id="7" w:author="Isabella...伊莎贝拉" w:date="2026-01-30T13:54:53Z">
        <w:r>
          <w:rPr>
            <w:rFonts w:hint="eastAsia"/>
          </w:rPr>
          <w:delText>2</w:delText>
        </w:r>
      </w:del>
      <w:r>
        <w:rPr>
          <w:rFonts w:hint="eastAsia"/>
        </w:rPr>
        <w:t xml:space="preserve">.2 </w:t>
      </w:r>
      <w:r>
        <w:t>实验目的</w:t>
      </w:r>
    </w:p>
    <w:p w14:paraId="5AA01D8C">
      <w:pPr>
        <w:pStyle w:val="8"/>
        <w:rPr>
          <w:sz w:val="37"/>
        </w:rPr>
      </w:pPr>
    </w:p>
    <w:p w14:paraId="5AA01D8D">
      <w:pPr>
        <w:pStyle w:val="8"/>
        <w:ind w:left="959"/>
      </w:pPr>
      <w:r>
        <w:rPr>
          <w:spacing w:val="-5"/>
        </w:rPr>
        <w:t xml:space="preserve">掌握网线的制作和测试方法，了解 </w:t>
      </w:r>
      <w:r>
        <w:rPr>
          <w:rFonts w:ascii="Lucida Sans Unicode" w:eastAsia="Lucida Sans Unicode"/>
        </w:rPr>
        <w:t>T568B</w:t>
      </w:r>
      <w:r>
        <w:rPr>
          <w:rFonts w:ascii="Lucida Sans Unicode" w:eastAsia="Lucida Sans Unicode"/>
          <w:spacing w:val="-13"/>
        </w:rPr>
        <w:t xml:space="preserve"> </w:t>
      </w:r>
      <w:r>
        <w:rPr>
          <w:spacing w:val="-30"/>
        </w:rPr>
        <w:t xml:space="preserve">与 </w:t>
      </w:r>
      <w:r>
        <w:rPr>
          <w:rFonts w:ascii="Lucida Sans Unicode" w:eastAsia="Lucida Sans Unicode"/>
        </w:rPr>
        <w:t>T568A</w:t>
      </w:r>
      <w:r>
        <w:rPr>
          <w:rFonts w:ascii="Lucida Sans Unicode" w:eastAsia="Lucida Sans Unicode"/>
          <w:spacing w:val="-15"/>
        </w:rPr>
        <w:t xml:space="preserve"> </w:t>
      </w:r>
      <w:r>
        <w:t>线序。</w:t>
      </w:r>
    </w:p>
    <w:p w14:paraId="34B4BDAD">
      <w:pPr>
        <w:sectPr>
          <w:footerReference r:id="rId5" w:type="default"/>
          <w:type w:val="continuous"/>
          <w:pgSz w:w="11910" w:h="16840"/>
          <w:pgMar w:top="1580" w:right="1220" w:bottom="1180" w:left="1320" w:header="720" w:footer="999" w:gutter="0"/>
          <w:pgNumType w:start="1"/>
          <w:cols w:space="720" w:num="1"/>
        </w:sectPr>
      </w:pPr>
    </w:p>
    <w:p w14:paraId="5AA01D8F">
      <w:pPr>
        <w:pStyle w:val="5"/>
      </w:pPr>
      <w:r>
        <w:rPr>
          <w:rFonts w:hint="eastAsia"/>
        </w:rPr>
        <w:t>1.</w:t>
      </w:r>
      <w:ins w:id="8" w:author="Isabella...伊莎贝拉" w:date="2026-01-30T13:54:56Z">
        <w:r>
          <w:rPr>
            <w:rFonts w:hint="eastAsia"/>
            <w:lang w:val="en-US" w:eastAsia="zh-CN"/>
          </w:rPr>
          <w:t>1</w:t>
        </w:r>
      </w:ins>
      <w:del w:id="9" w:author="Isabella...伊莎贝拉" w:date="2026-01-30T13:54:56Z">
        <w:r>
          <w:rPr>
            <w:rFonts w:hint="eastAsia"/>
          </w:rPr>
          <w:delText>2</w:delText>
        </w:r>
      </w:del>
      <w:r>
        <w:rPr>
          <w:rFonts w:hint="eastAsia"/>
        </w:rPr>
        <w:t xml:space="preserve">.3 </w:t>
      </w:r>
      <w:r>
        <w:t>实验拓扑图</w:t>
      </w:r>
    </w:p>
    <w:p w14:paraId="5AA01D92">
      <w:pPr>
        <w:pStyle w:val="8"/>
        <w:spacing w:before="1"/>
        <w:rPr>
          <w:sz w:val="27"/>
        </w:rPr>
      </w:pPr>
      <w:r>
        <w:drawing>
          <wp:anchor distT="0" distB="0" distL="0" distR="0" simplePos="0" relativeHeight="251659264" behindDoc="0" locked="0" layoutInCell="1" allowOverlap="1">
            <wp:simplePos x="0" y="0"/>
            <wp:positionH relativeFrom="page">
              <wp:posOffset>1873250</wp:posOffset>
            </wp:positionH>
            <wp:positionV relativeFrom="paragraph">
              <wp:posOffset>244475</wp:posOffset>
            </wp:positionV>
            <wp:extent cx="4565015" cy="3648710"/>
            <wp:effectExtent l="0" t="0" r="0" b="0"/>
            <wp:wrapTopAndBottom/>
            <wp:docPr id="1026" name="image1.jpeg"/>
            <wp:cNvGraphicFramePr/>
            <a:graphic xmlns:a="http://schemas.openxmlformats.org/drawingml/2006/main">
              <a:graphicData uri="http://schemas.openxmlformats.org/drawingml/2006/picture">
                <pic:pic xmlns:pic="http://schemas.openxmlformats.org/drawingml/2006/picture">
                  <pic:nvPicPr>
                    <pic:cNvPr id="1026" name="image1.jpeg"/>
                    <pic:cNvPicPr/>
                  </pic:nvPicPr>
                  <pic:blipFill>
                    <a:blip r:embed="rId7" cstate="print"/>
                    <a:srcRect/>
                    <a:stretch>
                      <a:fillRect/>
                    </a:stretch>
                  </pic:blipFill>
                  <pic:spPr>
                    <a:xfrm>
                      <a:off x="0" y="0"/>
                      <a:ext cx="4565015" cy="3648709"/>
                    </a:xfrm>
                    <a:prstGeom prst="rect">
                      <a:avLst/>
                    </a:prstGeom>
                  </pic:spPr>
                </pic:pic>
              </a:graphicData>
            </a:graphic>
          </wp:anchor>
        </w:drawing>
      </w:r>
    </w:p>
    <w:p w14:paraId="7D6273D3">
      <w:pPr>
        <w:spacing w:before="80"/>
        <w:ind w:left="2614" w:right="2230"/>
        <w:jc w:val="center"/>
        <w:rPr>
          <w:sz w:val="20"/>
        </w:rPr>
      </w:pPr>
      <w:r>
        <w:rPr>
          <w:spacing w:val="-2"/>
          <w:sz w:val="20"/>
        </w:rPr>
        <w:t xml:space="preserve">图 </w:t>
      </w:r>
      <w:r>
        <w:rPr>
          <w:rFonts w:ascii="Arial MT" w:eastAsia="Arial MT"/>
          <w:sz w:val="20"/>
        </w:rPr>
        <w:t>1-1</w:t>
      </w:r>
      <w:r>
        <w:rPr>
          <w:rFonts w:ascii="Arial MT" w:eastAsia="Arial MT"/>
          <w:spacing w:val="42"/>
          <w:sz w:val="20"/>
        </w:rPr>
        <w:t xml:space="preserve"> </w:t>
      </w:r>
      <w:r>
        <w:rPr>
          <w:sz w:val="20"/>
        </w:rPr>
        <w:t>网络连线</w:t>
      </w:r>
    </w:p>
    <w:p w14:paraId="5AA01D95">
      <w:pPr>
        <w:pStyle w:val="8"/>
        <w:spacing w:before="5"/>
        <w:rPr>
          <w:sz w:val="16"/>
        </w:rPr>
      </w:pPr>
    </w:p>
    <w:p w14:paraId="5AA01D96">
      <w:pPr>
        <w:pStyle w:val="5"/>
      </w:pPr>
      <w:r>
        <w:rPr>
          <w:rFonts w:hint="eastAsia"/>
        </w:rPr>
        <w:t>1.</w:t>
      </w:r>
      <w:ins w:id="10" w:author="Isabella...伊莎贝拉" w:date="2026-01-30T13:54:59Z">
        <w:r>
          <w:rPr>
            <w:rFonts w:hint="eastAsia"/>
            <w:lang w:val="en-US" w:eastAsia="zh-CN"/>
          </w:rPr>
          <w:t>1</w:t>
        </w:r>
      </w:ins>
      <w:del w:id="11" w:author="Isabella...伊莎贝拉" w:date="2026-01-30T13:54:59Z">
        <w:r>
          <w:rPr>
            <w:rFonts w:hint="eastAsia"/>
          </w:rPr>
          <w:delText>2</w:delText>
        </w:r>
      </w:del>
      <w:r>
        <w:rPr>
          <w:rFonts w:hint="eastAsia"/>
        </w:rPr>
        <w:t xml:space="preserve">.4 </w:t>
      </w:r>
      <w:r>
        <w:t>实验设备</w:t>
      </w:r>
    </w:p>
    <w:p w14:paraId="5AA01D97">
      <w:pPr>
        <w:pStyle w:val="8"/>
        <w:spacing w:before="10"/>
        <w:rPr>
          <w:rFonts w:hint="eastAsia" w:eastAsia="宋体"/>
          <w:sz w:val="36"/>
        </w:rPr>
      </w:pPr>
    </w:p>
    <w:p w14:paraId="5AA01D98">
      <w:pPr>
        <w:pStyle w:val="8"/>
        <w:spacing w:line="333" w:lineRule="auto"/>
        <w:ind w:left="479" w:right="572" w:firstLine="540"/>
      </w:pPr>
      <w:r>
        <w:rPr>
          <w:rFonts w:hint="eastAsia"/>
          <w:spacing w:val="-1"/>
        </w:rPr>
        <w:t>每组</w:t>
      </w:r>
      <w:r>
        <w:rPr>
          <w:spacing w:val="-1"/>
        </w:rPr>
        <w:t>卡线钳</w:t>
      </w:r>
      <w:r>
        <w:rPr>
          <w:rFonts w:hint="eastAsia"/>
          <w:spacing w:val="-1"/>
        </w:rPr>
        <w:t>两个</w:t>
      </w:r>
      <w:r>
        <w:rPr>
          <w:spacing w:val="-1"/>
        </w:rPr>
        <w:t>，</w:t>
      </w:r>
      <w:r>
        <w:rPr>
          <w:rFonts w:ascii="Lucida Sans Unicode" w:hAnsi="Lucida Sans Unicode" w:eastAsia="Lucida Sans Unicode"/>
          <w:spacing w:val="-1"/>
        </w:rPr>
        <w:t>RJ</w:t>
      </w:r>
      <w:r>
        <w:rPr>
          <w:spacing w:val="-1"/>
        </w:rPr>
        <w:t>—</w:t>
      </w:r>
      <w:r>
        <w:rPr>
          <w:rFonts w:ascii="Lucida Sans Unicode" w:hAnsi="Lucida Sans Unicode" w:eastAsia="Lucida Sans Unicode"/>
          <w:spacing w:val="-1"/>
        </w:rPr>
        <w:t>45</w:t>
      </w:r>
      <w:r>
        <w:rPr>
          <w:rFonts w:ascii="Lucida Sans Unicode" w:hAnsi="Lucida Sans Unicode" w:eastAsia="Lucida Sans Unicode"/>
          <w:spacing w:val="-19"/>
        </w:rPr>
        <w:t xml:space="preserve"> </w:t>
      </w:r>
      <w:r>
        <w:rPr>
          <w:spacing w:val="-1"/>
        </w:rPr>
        <w:t>连接器（俗称水晶头）若干，网线若干，网线测试仪</w:t>
      </w:r>
      <w:r>
        <w:t>一个。</w:t>
      </w:r>
    </w:p>
    <w:p w14:paraId="5AA01D99">
      <w:pPr>
        <w:pStyle w:val="8"/>
        <w:spacing w:before="6"/>
        <w:rPr>
          <w:sz w:val="29"/>
        </w:rPr>
      </w:pPr>
    </w:p>
    <w:p w14:paraId="5AA01D9A">
      <w:pPr>
        <w:pStyle w:val="5"/>
      </w:pPr>
      <w:r>
        <w:rPr>
          <w:rFonts w:hint="eastAsia"/>
        </w:rPr>
        <w:t>1.</w:t>
      </w:r>
      <w:ins w:id="12" w:author="Isabella...伊莎贝拉" w:date="2026-01-30T13:55:02Z">
        <w:r>
          <w:rPr>
            <w:rFonts w:hint="eastAsia"/>
            <w:lang w:val="en-US" w:eastAsia="zh-CN"/>
          </w:rPr>
          <w:t>1</w:t>
        </w:r>
      </w:ins>
      <w:del w:id="13" w:author="Isabella...伊莎贝拉" w:date="2026-01-30T13:55:02Z">
        <w:r>
          <w:rPr>
            <w:rFonts w:hint="eastAsia"/>
          </w:rPr>
          <w:delText>2</w:delText>
        </w:r>
      </w:del>
      <w:r>
        <w:rPr>
          <w:rFonts w:hint="eastAsia"/>
        </w:rPr>
        <w:t xml:space="preserve">.5 </w:t>
      </w:r>
      <w:r>
        <w:t>实验步骤</w:t>
      </w:r>
    </w:p>
    <w:p w14:paraId="5AA01D9B">
      <w:pPr>
        <w:pStyle w:val="8"/>
        <w:spacing w:before="10"/>
        <w:rPr>
          <w:sz w:val="38"/>
        </w:rPr>
      </w:pPr>
    </w:p>
    <w:p w14:paraId="5AA01D9C">
      <w:pPr>
        <w:pStyle w:val="8"/>
        <w:ind w:left="479"/>
      </w:pPr>
      <w:r>
        <w:t>步骤一：</w:t>
      </w:r>
    </w:p>
    <w:p w14:paraId="5AA01D9D">
      <w:pPr>
        <w:pStyle w:val="8"/>
        <w:spacing w:before="180"/>
        <w:ind w:left="0" w:leftChars="0" w:firstLine="0" w:firstLineChars="0"/>
      </w:pPr>
      <w:r>
        <w:rPr>
          <w:rFonts w:hint="eastAsia"/>
        </w:rPr>
        <w:t xml:space="preserve">              </w:t>
      </w:r>
      <w:r>
        <w:t>制作网线</w:t>
      </w:r>
      <w:r>
        <w:rPr>
          <w:rFonts w:hint="eastAsia"/>
          <w:highlight w:val="yellow"/>
        </w:rPr>
        <w:t>（注意清理垃圾）</w:t>
      </w:r>
      <w:r>
        <w:t>。</w:t>
      </w:r>
    </w:p>
    <w:p w14:paraId="5AA01D9E">
      <w:pPr>
        <w:pStyle w:val="15"/>
        <w:numPr>
          <w:ilvl w:val="0"/>
          <w:numId w:val="1"/>
        </w:numPr>
        <w:tabs>
          <w:tab w:val="left" w:pos="900"/>
        </w:tabs>
        <w:spacing w:before="159"/>
        <w:ind w:hanging="421"/>
        <w:rPr>
          <w:sz w:val="24"/>
        </w:rPr>
      </w:pPr>
      <w:r>
        <w:rPr>
          <w:sz w:val="24"/>
        </w:rPr>
        <w:t>剥线</w:t>
      </w:r>
    </w:p>
    <w:p w14:paraId="5AA01D9F">
      <w:pPr>
        <w:pStyle w:val="8"/>
        <w:spacing w:before="144" w:line="381" w:lineRule="auto"/>
        <w:ind w:left="839" w:right="575"/>
        <w:jc w:val="both"/>
        <w:rPr>
          <w:rFonts w:hint="eastAsia" w:eastAsia="宋体"/>
        </w:rPr>
      </w:pPr>
      <w:r>
        <w:t>用卡线钳剪线刀口将双绞线端头剪齐，再将双绞线端头伸入剥线刀口，使线头触及前挡板，然后适度握紧卡线钳同时慢慢旋转双绞线，让刀口划开双绞线的保护胶皮，取出端头从而剥下保护胶皮。</w:t>
      </w:r>
      <w:r>
        <w:rPr>
          <w:rFonts w:hint="eastAsia"/>
        </w:rPr>
        <w:t>（注意不要用力过猛剪断里面的线，同时注意从2cm左右开始剪，为后面预留</w:t>
      </w:r>
      <w:r>
        <w:t>前端剪齐</w:t>
      </w:r>
      <w:r>
        <w:rPr>
          <w:rFonts w:hint="eastAsia"/>
        </w:rPr>
        <w:t>的空间）</w:t>
      </w:r>
    </w:p>
    <w:p w14:paraId="5AA01DA0">
      <w:pPr>
        <w:pStyle w:val="15"/>
        <w:numPr>
          <w:ilvl w:val="0"/>
          <w:numId w:val="1"/>
        </w:numPr>
        <w:tabs>
          <w:tab w:val="left" w:pos="900"/>
        </w:tabs>
        <w:spacing w:before="52"/>
        <w:ind w:hanging="421"/>
        <w:rPr>
          <w:sz w:val="24"/>
        </w:rPr>
      </w:pPr>
      <w:r>
        <w:rPr>
          <w:sz w:val="24"/>
        </w:rPr>
        <w:t>理线</w:t>
      </w:r>
    </w:p>
    <w:p w14:paraId="5AA01DA1">
      <w:pPr>
        <w:pStyle w:val="8"/>
        <w:spacing w:before="121" w:line="316" w:lineRule="auto"/>
        <w:ind w:left="839" w:right="572"/>
      </w:pPr>
      <w:r>
        <w:rPr>
          <w:spacing w:val="-13"/>
        </w:rPr>
        <w:t xml:space="preserve">双绞线由 </w:t>
      </w:r>
      <w:r>
        <w:rPr>
          <w:rFonts w:ascii="Lucida Sans Unicode" w:eastAsia="Lucida Sans Unicode"/>
          <w:spacing w:val="-1"/>
        </w:rPr>
        <w:t>8</w:t>
      </w:r>
      <w:r>
        <w:rPr>
          <w:rFonts w:ascii="Lucida Sans Unicode" w:eastAsia="Lucida Sans Unicode"/>
          <w:spacing w:val="-16"/>
        </w:rPr>
        <w:t xml:space="preserve"> </w:t>
      </w:r>
      <w:r>
        <w:rPr>
          <w:spacing w:val="-12"/>
        </w:rPr>
        <w:t xml:space="preserve">根有色导线两两胶合而成，分别按照 </w:t>
      </w:r>
      <w:r>
        <w:rPr>
          <w:rFonts w:ascii="Lucida Sans Unicode" w:eastAsia="Lucida Sans Unicode"/>
          <w:spacing w:val="-1"/>
        </w:rPr>
        <w:t>T568B</w:t>
      </w:r>
      <w:r>
        <w:rPr>
          <w:rFonts w:ascii="Lucida Sans Unicode" w:eastAsia="Lucida Sans Unicode"/>
          <w:spacing w:val="-12"/>
        </w:rPr>
        <w:t xml:space="preserve"> </w:t>
      </w:r>
      <w:r>
        <w:rPr>
          <w:spacing w:val="-30"/>
        </w:rPr>
        <w:t xml:space="preserve">和 </w:t>
      </w:r>
      <w:r>
        <w:rPr>
          <w:rFonts w:ascii="Lucida Sans Unicode" w:eastAsia="Lucida Sans Unicode"/>
        </w:rPr>
        <w:t>T568A</w:t>
      </w:r>
      <w:r>
        <w:rPr>
          <w:rFonts w:ascii="Lucida Sans Unicode" w:eastAsia="Lucida Sans Unicode"/>
          <w:spacing w:val="-13"/>
        </w:rPr>
        <w:t xml:space="preserve"> </w:t>
      </w:r>
      <w:r>
        <w:t>的线序排列（</w:t>
      </w:r>
      <w:r>
        <w:rPr>
          <w:spacing w:val="-20"/>
        </w:rPr>
        <w:t xml:space="preserve">见图 </w:t>
      </w:r>
      <w:r>
        <w:rPr>
          <w:rFonts w:ascii="Lucida Sans Unicode" w:eastAsia="Lucida Sans Unicode"/>
          <w:spacing w:val="-1"/>
        </w:rPr>
        <w:t>1</w:t>
      </w:r>
      <w:r>
        <w:rPr>
          <w:rFonts w:ascii="Lucida Sans Unicode" w:eastAsia="Lucida Sans Unicode"/>
          <w:spacing w:val="-2"/>
          <w:w w:val="56"/>
        </w:rPr>
        <w:t>-</w:t>
      </w:r>
      <w:r>
        <w:rPr>
          <w:rFonts w:ascii="Lucida Sans Unicode" w:eastAsia="Lucida Sans Unicode"/>
          <w:spacing w:val="-1"/>
        </w:rPr>
        <w:t>1</w:t>
      </w:r>
      <w:r>
        <w:rPr>
          <w:spacing w:val="-120"/>
        </w:rPr>
        <w:t>）</w:t>
      </w:r>
      <w:r>
        <w:t>，整理完毕后用剪线刀口将前端剪齐</w:t>
      </w:r>
      <w:r>
        <w:rPr>
          <w:rFonts w:hint="eastAsia"/>
        </w:rPr>
        <w:t>（注意预留1.5cm左右，方便后续插入）</w:t>
      </w:r>
      <w:r>
        <w:t>。</w:t>
      </w:r>
    </w:p>
    <w:p w14:paraId="5AA01DA2">
      <w:pPr>
        <w:pStyle w:val="15"/>
        <w:numPr>
          <w:ilvl w:val="0"/>
          <w:numId w:val="1"/>
        </w:numPr>
        <w:tabs>
          <w:tab w:val="left" w:pos="900"/>
        </w:tabs>
        <w:spacing w:before="3"/>
        <w:ind w:hanging="421"/>
        <w:rPr>
          <w:sz w:val="24"/>
        </w:rPr>
      </w:pPr>
      <w:r>
        <w:rPr>
          <w:sz w:val="24"/>
        </w:rPr>
        <w:t>压线</w:t>
      </w:r>
    </w:p>
    <w:p w14:paraId="5AA01DA3">
      <w:pPr>
        <w:pStyle w:val="8"/>
        <w:spacing w:before="144" w:line="348" w:lineRule="auto"/>
        <w:ind w:left="839" w:right="572"/>
        <w:jc w:val="both"/>
        <w:rPr>
          <w:rFonts w:hint="eastAsia" w:eastAsia="宋体"/>
        </w:rPr>
      </w:pPr>
      <w:r>
        <w:t>一只手捏住水晶头，将水晶头有弹片的一侧向下，另一只手捏平双绞线，稍稍用力将</w:t>
      </w:r>
      <w:r>
        <w:rPr>
          <w:rFonts w:hint="eastAsia"/>
        </w:rPr>
        <w:t>排列好</w:t>
      </w:r>
      <w:r>
        <w:t>的线平行插入水晶头内的线槽中，</w:t>
      </w:r>
      <w:r>
        <w:rPr>
          <w:rFonts w:ascii="Lucida Sans Unicode" w:eastAsia="Lucida Sans Unicode"/>
        </w:rPr>
        <w:t>8</w:t>
      </w:r>
      <w:r>
        <w:rPr>
          <w:rFonts w:ascii="Lucida Sans Unicode" w:eastAsia="Lucida Sans Unicode"/>
          <w:spacing w:val="29"/>
        </w:rPr>
        <w:t xml:space="preserve"> </w:t>
      </w:r>
      <w:r>
        <w:t>条导线顶端应插入线槽顶端，并将水晶头放入卡线钳压槽，用力握紧卡线钳手柄压制完成</w:t>
      </w:r>
      <w:r>
        <w:rPr>
          <w:rFonts w:hint="eastAsia"/>
        </w:rPr>
        <w:t>（压制完成的结果应该是将水晶头上的8个凸出来的金属片都压平。）</w:t>
      </w:r>
      <w:r>
        <w:t>。</w:t>
      </w:r>
      <w:r>
        <w:rPr>
          <w:rFonts w:hint="eastAsia"/>
        </w:rPr>
        <w:t>压制不到位可能导致部分导线接触不良。压制时要同时用力把线插入水晶头，否则线会被压跑，造成上述接触不良情况。</w:t>
      </w:r>
    </w:p>
    <w:p w14:paraId="5AA01DA4">
      <w:pPr>
        <w:pStyle w:val="15"/>
        <w:numPr>
          <w:ilvl w:val="0"/>
          <w:numId w:val="1"/>
        </w:numPr>
        <w:tabs>
          <w:tab w:val="left" w:pos="900"/>
        </w:tabs>
        <w:spacing w:before="17"/>
        <w:ind w:hanging="421"/>
        <w:rPr>
          <w:sz w:val="24"/>
        </w:rPr>
      </w:pPr>
      <w:r>
        <w:rPr>
          <w:sz w:val="24"/>
        </w:rPr>
        <w:t>检测</w:t>
      </w:r>
    </w:p>
    <w:p w14:paraId="733D6754">
      <w:pPr>
        <w:pStyle w:val="8"/>
        <w:spacing w:before="144" w:line="372" w:lineRule="auto"/>
        <w:ind w:left="839" w:right="570"/>
        <w:jc w:val="both"/>
        <w:rPr>
          <w:rFonts w:hint="eastAsia" w:eastAsia="宋体"/>
          <w:spacing w:val="-1"/>
        </w:rPr>
      </w:pPr>
      <w:r>
        <w:t>测试仪分为信号发射器和信号接收器两部分，测试时将双绞线两端分别插入信号发射器和信号接收器，打开电源。如果网线制作成功，则发射器和接收</w:t>
      </w:r>
      <w:r>
        <w:rPr>
          <w:spacing w:val="-5"/>
        </w:rPr>
        <w:t xml:space="preserve">器上同一条线对应的指示灯会亮起来，依次从 </w:t>
      </w:r>
      <w:r>
        <w:rPr>
          <w:rFonts w:ascii="Lucida Sans Unicode" w:eastAsia="Lucida Sans Unicode"/>
          <w:spacing w:val="-1"/>
        </w:rPr>
        <w:t>1</w:t>
      </w:r>
      <w:r>
        <w:rPr>
          <w:rFonts w:ascii="Lucida Sans Unicode" w:eastAsia="Lucida Sans Unicode"/>
          <w:spacing w:val="-17"/>
        </w:rPr>
        <w:t xml:space="preserve"> </w:t>
      </w:r>
      <w:r>
        <w:rPr>
          <w:spacing w:val="-21"/>
        </w:rPr>
        <w:t xml:space="preserve">号到 </w:t>
      </w:r>
      <w:r>
        <w:rPr>
          <w:rFonts w:ascii="Lucida Sans Unicode" w:eastAsia="Lucida Sans Unicode"/>
          <w:spacing w:val="-1"/>
        </w:rPr>
        <w:t>8</w:t>
      </w:r>
      <w:r>
        <w:rPr>
          <w:rFonts w:ascii="Lucida Sans Unicode" w:eastAsia="Lucida Sans Unicode"/>
          <w:spacing w:val="-17"/>
        </w:rPr>
        <w:t xml:space="preserve"> </w:t>
      </w:r>
      <w:r>
        <w:rPr>
          <w:spacing w:val="-1"/>
        </w:rPr>
        <w:t>号；</w:t>
      </w:r>
      <w:r>
        <w:rPr>
          <w:rFonts w:hint="eastAsia"/>
          <w:spacing w:val="-1"/>
        </w:rPr>
        <w:t>交叉线接收器灯亮的顺序请同学们思考，</w:t>
      </w:r>
      <w:r>
        <w:rPr>
          <w:spacing w:val="-1"/>
        </w:rPr>
        <w:t>如果网线制作有</w:t>
      </w:r>
      <w:r>
        <w:rPr>
          <w:rFonts w:hint="eastAsia"/>
          <w:spacing w:val="-1"/>
        </w:rPr>
        <w:t>问题，灯亮的顺序不可预测。</w:t>
      </w:r>
      <w:r>
        <w:rPr>
          <w:rFonts w:hint="eastAsia"/>
        </w:rPr>
        <w:t>（tips：若检测后发现部分指示灯不亮，可能是接触不良，可尝试使劲怼一怼线）</w:t>
      </w:r>
    </w:p>
    <w:p w14:paraId="5AA01DA7">
      <w:pPr>
        <w:pStyle w:val="8"/>
        <w:spacing w:before="182"/>
        <w:ind w:left="479"/>
      </w:pPr>
      <w:r>
        <w:t>步骤二：</w:t>
      </w:r>
    </w:p>
    <w:p w14:paraId="1D60E5D7">
      <w:pPr>
        <w:pStyle w:val="8"/>
        <w:spacing w:before="182"/>
        <w:jc w:val="center"/>
      </w:pPr>
      <w:r>
        <w:drawing>
          <wp:inline distT="0" distB="0" distL="0" distR="0">
            <wp:extent cx="3018155" cy="2578735"/>
            <wp:effectExtent l="0" t="0" r="0" b="0"/>
            <wp:docPr id="1027" name="图片 10"/>
            <wp:cNvGraphicFramePr/>
            <a:graphic xmlns:a="http://schemas.openxmlformats.org/drawingml/2006/main">
              <a:graphicData uri="http://schemas.openxmlformats.org/drawingml/2006/picture">
                <pic:pic xmlns:pic="http://schemas.openxmlformats.org/drawingml/2006/picture">
                  <pic:nvPicPr>
                    <pic:cNvPr id="1027" name="图片 10"/>
                    <pic:cNvPicPr/>
                  </pic:nvPicPr>
                  <pic:blipFill>
                    <a:blip r:embed="rId8" cstate="print"/>
                    <a:srcRect l="13153" t="6425" b="5210"/>
                    <a:stretch>
                      <a:fillRect/>
                    </a:stretch>
                  </pic:blipFill>
                  <pic:spPr>
                    <a:xfrm>
                      <a:off x="0" y="0"/>
                      <a:ext cx="3018155" cy="2578735"/>
                    </a:xfrm>
                    <a:prstGeom prst="rect">
                      <a:avLst/>
                    </a:prstGeom>
                    <a:ln>
                      <a:noFill/>
                    </a:ln>
                  </pic:spPr>
                </pic:pic>
              </a:graphicData>
            </a:graphic>
          </wp:inline>
        </w:drawing>
      </w:r>
    </w:p>
    <w:p w14:paraId="06B3B17B">
      <w:pPr>
        <w:pStyle w:val="8"/>
        <w:spacing w:before="182"/>
        <w:jc w:val="center"/>
      </w:pPr>
      <w:r>
        <w:rPr>
          <w:rFonts w:hint="eastAsia"/>
        </w:rPr>
        <w:t>图1-</w:t>
      </w:r>
      <w:r>
        <w:t xml:space="preserve">2 </w:t>
      </w:r>
      <w:r>
        <w:rPr>
          <w:rFonts w:hint="eastAsia"/>
        </w:rPr>
        <w:t>实验拓扑图</w:t>
      </w:r>
    </w:p>
    <w:p w14:paraId="2D38924E">
      <w:pPr>
        <w:pStyle w:val="8"/>
        <w:spacing w:before="182"/>
        <w:ind w:left="959"/>
      </w:pPr>
      <w:r>
        <w:t>利用网线进行设备连接。</w:t>
      </w:r>
    </w:p>
    <w:p w14:paraId="3641AA31">
      <w:pPr>
        <w:pStyle w:val="8"/>
        <w:spacing w:before="156" w:line="333" w:lineRule="auto"/>
        <w:ind w:left="479" w:right="452" w:firstLine="480"/>
      </w:pPr>
      <w:r>
        <w:rPr>
          <w:spacing w:val="-15"/>
        </w:rPr>
        <w:t>使用</w:t>
      </w:r>
      <w:r>
        <w:rPr>
          <w:b/>
          <w:bCs/>
          <w:spacing w:val="-15"/>
        </w:rPr>
        <w:t>交叉线连接</w:t>
      </w:r>
      <w:r>
        <w:rPr>
          <w:rFonts w:hint="eastAsia"/>
          <w:b/>
          <w:bCs/>
          <w:spacing w:val="-15"/>
        </w:rPr>
        <w:t>同一个机柜的</w:t>
      </w:r>
      <w:r>
        <w:rPr>
          <w:b/>
          <w:bCs/>
          <w:spacing w:val="-15"/>
        </w:rPr>
        <w:t>两台交换机</w:t>
      </w:r>
      <w:r>
        <w:rPr>
          <w:spacing w:val="-15"/>
        </w:rPr>
        <w:t>，将</w:t>
      </w:r>
      <w:r>
        <w:rPr>
          <w:b/>
          <w:bCs/>
          <w:spacing w:val="-15"/>
        </w:rPr>
        <w:t xml:space="preserve">两台 </w:t>
      </w:r>
      <w:r>
        <w:rPr>
          <w:rFonts w:ascii="Lucida Sans Unicode" w:eastAsia="Lucida Sans Unicode"/>
          <w:b/>
          <w:bCs/>
        </w:rPr>
        <w:t>PC</w:t>
      </w:r>
      <w:r>
        <w:rPr>
          <w:rFonts w:ascii="Lucida Sans Unicode" w:eastAsia="Lucida Sans Unicode"/>
          <w:b/>
          <w:bCs/>
          <w:spacing w:val="-31"/>
        </w:rPr>
        <w:t xml:space="preserve"> </w:t>
      </w:r>
      <w:r>
        <w:rPr>
          <w:b/>
          <w:bCs/>
        </w:rPr>
        <w:t>机用直通线分别与两台交换机</w:t>
      </w:r>
      <w:r>
        <w:t>相连</w:t>
      </w:r>
      <w:r>
        <w:rPr>
          <w:rFonts w:hint="eastAsia"/>
        </w:rPr>
        <w:t>（SW交换机的接口可以随意选择两个（如SW03-，SW04-），PC机接口的标签和电脑旁边贴的标签是一致的，根据电脑标签寻找对应的机柜配线架上的PC机接口即可。）</w:t>
      </w:r>
      <w:r>
        <w:t>。</w:t>
      </w:r>
    </w:p>
    <w:p w14:paraId="19E0D5F6">
      <w:pPr>
        <w:pStyle w:val="8"/>
        <w:spacing w:before="156" w:line="333" w:lineRule="auto"/>
        <w:ind w:left="479" w:right="452" w:firstLine="480"/>
        <w:rPr>
          <w:rFonts w:hint="eastAsia" w:eastAsia="宋体"/>
        </w:rPr>
      </w:pPr>
      <w:r>
        <w:rPr>
          <w:rFonts w:hint="eastAsia"/>
        </w:rPr>
        <w:t>比如，如果我们想要建立 pc 机 1 和 pc 机 2 的连接，首先在机柜上找到两台 pc 机对应的接口，用网线将它们分别连接到机柜的两个不同的交换机上，再通过一根网线将两个交换机进行连接，使两台交换机间可以通信。交换机的接口可以任选。</w:t>
      </w:r>
    </w:p>
    <w:p w14:paraId="4F629FE5">
      <w:pPr>
        <w:pStyle w:val="8"/>
        <w:spacing w:before="156" w:line="333" w:lineRule="auto"/>
        <w:ind w:left="880" w:leftChars="400" w:right="452" w:firstLine="0"/>
        <w:rPr>
          <w:rFonts w:hint="eastAsia"/>
        </w:rPr>
      </w:pPr>
      <w:r>
        <w:rPr>
          <w:rFonts w:hint="eastAsia"/>
        </w:rPr>
        <w:t>&gt; 为什么我们要这么做？</w:t>
      </w:r>
    </w:p>
    <w:p w14:paraId="7B5380D6">
      <w:pPr>
        <w:pStyle w:val="8"/>
        <w:spacing w:before="156" w:line="333" w:lineRule="auto"/>
        <w:ind w:left="880" w:leftChars="400" w:right="452" w:firstLine="0"/>
        <w:rPr>
          <w:rFonts w:hint="eastAsia"/>
        </w:rPr>
      </w:pPr>
      <w:r>
        <w:rPr>
          <w:rFonts w:hint="eastAsia"/>
        </w:rPr>
        <w:t>如果我们要建立两个pc机之间的连接，事实上有很多种方式，比如直接用一根网线连接两个pc机，让两个pc机接入同一个交换机，或者像我们在本次实验中所做的一样接入两个不同的交换机。利用两个交换机在真实的网络中是一种更一般的方法，因为我们不能假设相隔甚远的两台电脑可以接入同一个交换机，即使可以，交换机也没有那么多接口。我们会在后续利用 ping 测试网络的过程中介绍网络发生了什么，不同的连接方法在此时会有不同。</w:t>
      </w:r>
    </w:p>
    <w:p w14:paraId="5AA01DA9">
      <w:pPr>
        <w:pStyle w:val="8"/>
        <w:spacing w:before="156" w:line="333" w:lineRule="auto"/>
        <w:ind w:left="479" w:right="452" w:firstLine="480"/>
      </w:pPr>
      <w:r>
        <w:t>步骤三：</w:t>
      </w:r>
    </w:p>
    <w:p w14:paraId="5AA01DAA">
      <w:pPr>
        <w:pStyle w:val="8"/>
        <w:spacing w:before="39"/>
        <w:ind w:left="959"/>
      </w:pPr>
      <w:r>
        <w:rPr>
          <w:spacing w:val="-30"/>
        </w:rPr>
        <w:t xml:space="preserve">对 </w:t>
      </w:r>
      <w:r>
        <w:rPr>
          <w:rFonts w:ascii="Lucida Sans Unicode" w:eastAsia="Lucida Sans Unicode"/>
        </w:rPr>
        <w:t>PC</w:t>
      </w:r>
      <w:r>
        <w:rPr>
          <w:rFonts w:ascii="Lucida Sans Unicode" w:eastAsia="Lucida Sans Unicode"/>
          <w:spacing w:val="-17"/>
        </w:rPr>
        <w:t xml:space="preserve"> </w:t>
      </w:r>
      <w:r>
        <w:t>机进行网络配置。</w:t>
      </w:r>
    </w:p>
    <w:p w14:paraId="5AA01DAB">
      <w:pPr>
        <w:pStyle w:val="8"/>
        <w:spacing w:before="121" w:line="316" w:lineRule="auto"/>
        <w:ind w:left="479" w:right="572" w:firstLine="480"/>
      </w:pPr>
      <w:r>
        <w:rPr>
          <w:spacing w:val="4"/>
        </w:rPr>
        <w:t xml:space="preserve">按照下图为两台机器配好 </w:t>
      </w:r>
      <w:r>
        <w:rPr>
          <w:rFonts w:ascii="Lucida Sans Unicode" w:eastAsia="Lucida Sans Unicode"/>
        </w:rPr>
        <w:t>IP</w:t>
      </w:r>
      <w:r>
        <w:rPr>
          <w:rFonts w:ascii="Lucida Sans Unicode" w:eastAsia="Lucida Sans Unicode"/>
          <w:spacing w:val="15"/>
        </w:rPr>
        <w:t xml:space="preserve"> </w:t>
      </w:r>
      <w:r>
        <w:rPr>
          <w:spacing w:val="10"/>
        </w:rPr>
        <w:t xml:space="preserve">地址：一台为 </w:t>
      </w:r>
      <w:r>
        <w:rPr>
          <w:rFonts w:ascii="Lucida Sans Unicode" w:eastAsia="Lucida Sans Unicode"/>
        </w:rPr>
        <w:t>192.168.0.100</w:t>
      </w:r>
      <w:r>
        <w:t>，另一台为</w:t>
      </w:r>
      <w:r>
        <w:rPr>
          <w:rFonts w:ascii="Lucida Sans Unicode" w:eastAsia="Lucida Sans Unicode"/>
          <w:spacing w:val="-1"/>
        </w:rPr>
        <w:t>192.168.0.101</w:t>
      </w:r>
      <w:r>
        <w:rPr>
          <w:spacing w:val="-9"/>
        </w:rPr>
        <w:t xml:space="preserve">，子网掩码都为 </w:t>
      </w:r>
      <w:r>
        <w:rPr>
          <w:rFonts w:ascii="Lucida Sans Unicode" w:eastAsia="Lucida Sans Unicode"/>
        </w:rPr>
        <w:t>255.255.255.0</w:t>
      </w:r>
      <w:r>
        <w:t>。</w:t>
      </w:r>
    </w:p>
    <w:p w14:paraId="284E165C">
      <w:pPr>
        <w:pStyle w:val="8"/>
        <w:spacing w:before="121" w:line="316" w:lineRule="auto"/>
        <w:ind w:left="479" w:right="572" w:firstLine="480"/>
        <w:rPr>
          <w:rFonts w:hint="eastAsia" w:eastAsia="宋体"/>
        </w:rPr>
      </w:pPr>
      <w:r>
        <w:rPr>
          <w:rFonts w:hint="eastAsia"/>
        </w:rPr>
        <w:t>（注意ip地址配置时，同一交换机上的电脑不能用同一ip地址，否则会有一台无法连接，注意和同一交换机的同学沟通，避免出现ip地址相同的情况，修改100和101为其他的数字）</w:t>
      </w:r>
    </w:p>
    <w:p w14:paraId="4292D0A1">
      <w:pPr>
        <w:pStyle w:val="8"/>
        <w:spacing w:before="121" w:line="316" w:lineRule="auto"/>
        <w:ind w:left="479" w:right="572" w:firstLine="480"/>
        <w:rPr>
          <w:rFonts w:hint="eastAsia" w:eastAsia="宋体"/>
        </w:rPr>
      </w:pPr>
      <w:r>
        <w:rPr>
          <w:rFonts w:hint="eastAsia"/>
        </w:rPr>
        <w:t>IP地址配置方法：右键电脑控制栏中的网络图标，选择“打开网络和Internet设置”，在弹出窗口中选择更改适配器选项。左键以太网，选择“禁用，右键以太网2，选择“启用”。只保留连接交换机的网卡启用，避免ping数据包从其他网卡发出。右键以太网2（一般以太网1为外网网卡，具体插网线时看哪个能亮），选择“属性”，在弹出对话框中选择“Internet协议版本</w:t>
      </w:r>
      <w:r>
        <w:t>4</w:t>
      </w:r>
      <w:r>
        <w:rPr>
          <w:rFonts w:hint="eastAsia"/>
        </w:rPr>
        <w:t>（TCP/</w:t>
      </w:r>
      <w:r>
        <w:t>IPv4</w:t>
      </w:r>
      <w:r>
        <w:rPr>
          <w:rFonts w:hint="eastAsia"/>
        </w:rPr>
        <w:t>）”，点击属性选择使用下面的IP地址。将IP地址改为1</w:t>
      </w:r>
      <w:r>
        <w:t>92.168.0.100</w:t>
      </w:r>
      <w:r>
        <w:rPr>
          <w:rFonts w:hint="eastAsia"/>
        </w:rPr>
        <w:t>（1</w:t>
      </w:r>
      <w:r>
        <w:t>92.168.0.101</w:t>
      </w:r>
      <w:r>
        <w:rPr>
          <w:rFonts w:hint="eastAsia"/>
        </w:rPr>
        <w:t>）子网掩码改为2</w:t>
      </w:r>
      <w:r>
        <w:t>55</w:t>
      </w:r>
      <w:r>
        <w:rPr>
          <w:rFonts w:hint="eastAsia"/>
        </w:rPr>
        <w:t>.</w:t>
      </w:r>
      <w:r>
        <w:t>255.255.0</w:t>
      </w:r>
      <w:r>
        <w:rPr>
          <w:rFonts w:hint="eastAsia"/>
        </w:rPr>
        <w:t>。如下图所示。</w:t>
      </w:r>
    </w:p>
    <w:p w14:paraId="5AA01DAC">
      <w:pPr>
        <w:pStyle w:val="8"/>
        <w:spacing w:before="121" w:line="316" w:lineRule="auto"/>
        <w:ind w:left="479" w:right="572" w:firstLine="480"/>
      </w:pPr>
      <w:r>
        <w:drawing>
          <wp:inline distT="0" distB="0" distL="0" distR="0">
            <wp:extent cx="5687060" cy="4064000"/>
            <wp:effectExtent l="0" t="0" r="8890" b="0"/>
            <wp:docPr id="1028" name="图片 4"/>
            <wp:cNvGraphicFramePr/>
            <a:graphic xmlns:a="http://schemas.openxmlformats.org/drawingml/2006/main">
              <a:graphicData uri="http://schemas.openxmlformats.org/drawingml/2006/picture">
                <pic:pic xmlns:pic="http://schemas.openxmlformats.org/drawingml/2006/picture">
                  <pic:nvPicPr>
                    <pic:cNvPr id="1028" name="图片 4"/>
                    <pic:cNvPicPr/>
                  </pic:nvPicPr>
                  <pic:blipFill>
                    <a:blip r:embed="rId9" cstate="print"/>
                    <a:srcRect/>
                    <a:stretch>
                      <a:fillRect/>
                    </a:stretch>
                  </pic:blipFill>
                  <pic:spPr>
                    <a:xfrm>
                      <a:off x="0" y="0"/>
                      <a:ext cx="5687060" cy="4064000"/>
                    </a:xfrm>
                    <a:prstGeom prst="rect">
                      <a:avLst/>
                    </a:prstGeom>
                  </pic:spPr>
                </pic:pic>
              </a:graphicData>
            </a:graphic>
          </wp:inline>
        </w:drawing>
      </w:r>
    </w:p>
    <w:p w14:paraId="5AA01DAD">
      <w:pPr>
        <w:pStyle w:val="8"/>
        <w:spacing w:before="8"/>
        <w:rPr>
          <w:sz w:val="7"/>
        </w:rPr>
      </w:pPr>
    </w:p>
    <w:p w14:paraId="0350E88E">
      <w:pPr>
        <w:pStyle w:val="8"/>
        <w:spacing w:before="67"/>
        <w:ind w:left="479"/>
      </w:pPr>
      <w:r>
        <w:t>步骤四：</w:t>
      </w:r>
    </w:p>
    <w:p w14:paraId="73906588">
      <w:pPr>
        <w:pStyle w:val="8"/>
        <w:spacing w:before="67"/>
        <w:ind w:left="479" w:firstLine="241"/>
      </w:pPr>
      <w:r>
        <w:rPr>
          <w:rFonts w:hint="eastAsia"/>
        </w:rPr>
        <w:t xml:space="preserve"> </w:t>
      </w:r>
      <w:r>
        <w:t xml:space="preserve"> </w:t>
      </w:r>
      <w:r>
        <w:rPr>
          <w:rFonts w:hint="eastAsia"/>
        </w:rPr>
        <w:t>由于Windows</w:t>
      </w:r>
      <w:r>
        <w:t xml:space="preserve"> 10 </w:t>
      </w:r>
      <w:r>
        <w:rPr>
          <w:rFonts w:hint="eastAsia"/>
        </w:rPr>
        <w:t>防火墙策略默认屏蔽了ping的接收和回复，所以需要修改Windows</w:t>
      </w:r>
      <w:r>
        <w:t xml:space="preserve"> 10 </w:t>
      </w:r>
      <w:r>
        <w:rPr>
          <w:rFonts w:hint="eastAsia"/>
        </w:rPr>
        <w:t>的防火墙策略。修改方法如下：</w:t>
      </w:r>
    </w:p>
    <w:p w14:paraId="7E0249D8">
      <w:pPr>
        <w:pStyle w:val="8"/>
        <w:spacing w:before="67"/>
        <w:ind w:left="479" w:firstLine="241"/>
      </w:pPr>
      <w:r>
        <w:t>右击电脑控制栏中的网络图标，找到Windows防火墙（如下图）</w:t>
      </w:r>
    </w:p>
    <w:p w14:paraId="5C3FDA98">
      <w:pPr>
        <w:pStyle w:val="8"/>
        <w:spacing w:before="67"/>
        <w:ind w:left="479"/>
        <w:jc w:val="center"/>
      </w:pPr>
      <w:r>
        <w:drawing>
          <wp:inline distT="0" distB="0" distL="0" distR="0">
            <wp:extent cx="2751455" cy="4403725"/>
            <wp:effectExtent l="0" t="0" r="0" b="0"/>
            <wp:docPr id="1029" name="图片 3"/>
            <wp:cNvGraphicFramePr/>
            <a:graphic xmlns:a="http://schemas.openxmlformats.org/drawingml/2006/main">
              <a:graphicData uri="http://schemas.openxmlformats.org/drawingml/2006/picture">
                <pic:pic xmlns:pic="http://schemas.openxmlformats.org/drawingml/2006/picture">
                  <pic:nvPicPr>
                    <pic:cNvPr id="1029" name="图片 3"/>
                    <pic:cNvPicPr/>
                  </pic:nvPicPr>
                  <pic:blipFill>
                    <a:blip r:embed="rId10" cstate="print"/>
                    <a:srcRect/>
                    <a:stretch>
                      <a:fillRect/>
                    </a:stretch>
                  </pic:blipFill>
                  <pic:spPr>
                    <a:xfrm>
                      <a:off x="0" y="0"/>
                      <a:ext cx="2751455" cy="4403725"/>
                    </a:xfrm>
                    <a:prstGeom prst="rect">
                      <a:avLst/>
                    </a:prstGeom>
                  </pic:spPr>
                </pic:pic>
              </a:graphicData>
            </a:graphic>
          </wp:inline>
        </w:drawing>
      </w:r>
    </w:p>
    <w:p w14:paraId="55C352AC">
      <w:pPr>
        <w:pStyle w:val="15"/>
        <w:widowControl/>
        <w:autoSpaceDE/>
        <w:autoSpaceDN/>
        <w:ind w:left="479" w:firstLine="241"/>
        <w:contextualSpacing/>
        <w:rPr>
          <w:sz w:val="24"/>
          <w:szCs w:val="24"/>
        </w:rPr>
      </w:pPr>
      <w:r>
        <w:rPr>
          <w:rFonts w:hint="eastAsia"/>
        </w:rPr>
        <w:t xml:space="preserve"> </w:t>
      </w:r>
      <w:r>
        <w:t xml:space="preserve"> </w:t>
      </w:r>
      <w:r>
        <w:rPr>
          <w:rFonts w:hint="eastAsia"/>
          <w:sz w:val="24"/>
          <w:szCs w:val="24"/>
        </w:rPr>
        <w:t>在弹出窗口中选择“高级设置”</w:t>
      </w:r>
    </w:p>
    <w:p w14:paraId="01EE4DCF">
      <w:pPr>
        <w:pStyle w:val="8"/>
        <w:spacing w:before="67"/>
        <w:ind w:left="479"/>
        <w:jc w:val="center"/>
      </w:pPr>
      <w:r>
        <w:drawing>
          <wp:inline distT="0" distB="0" distL="0" distR="0">
            <wp:extent cx="2843530" cy="1559560"/>
            <wp:effectExtent l="0" t="0" r="0" b="2540"/>
            <wp:docPr id="1030" name="图片 5"/>
            <wp:cNvGraphicFramePr/>
            <a:graphic xmlns:a="http://schemas.openxmlformats.org/drawingml/2006/main">
              <a:graphicData uri="http://schemas.openxmlformats.org/drawingml/2006/picture">
                <pic:pic xmlns:pic="http://schemas.openxmlformats.org/drawingml/2006/picture">
                  <pic:nvPicPr>
                    <pic:cNvPr id="1030" name="图片 5"/>
                    <pic:cNvPicPr/>
                  </pic:nvPicPr>
                  <pic:blipFill>
                    <a:blip r:embed="rId11" cstate="print"/>
                    <a:srcRect/>
                    <a:stretch>
                      <a:fillRect/>
                    </a:stretch>
                  </pic:blipFill>
                  <pic:spPr>
                    <a:xfrm>
                      <a:off x="0" y="0"/>
                      <a:ext cx="2843530" cy="1559560"/>
                    </a:xfrm>
                    <a:prstGeom prst="rect">
                      <a:avLst/>
                    </a:prstGeom>
                  </pic:spPr>
                </pic:pic>
              </a:graphicData>
            </a:graphic>
          </wp:inline>
        </w:drawing>
      </w:r>
    </w:p>
    <w:p w14:paraId="3E174705">
      <w:pPr>
        <w:pStyle w:val="8"/>
        <w:spacing w:before="67"/>
        <w:ind w:left="479"/>
      </w:pPr>
      <w:r>
        <w:tab/>
      </w:r>
      <w:r>
        <w:t xml:space="preserve">  在高级安全 Windows Defender防火墙中选择入站规则，找到文件和打印共享(回显请求-ICMPv4-In)</w:t>
      </w:r>
      <w:r>
        <w:rPr>
          <w:rFonts w:hint="eastAsia"/>
        </w:rPr>
        <w:t>，对应配置文件为“专用，公用”，和“域”，两个都要启用，</w:t>
      </w:r>
      <w:r>
        <w:t>将其启用。</w:t>
      </w:r>
    </w:p>
    <w:p w14:paraId="392A8642">
      <w:pPr>
        <w:pStyle w:val="8"/>
        <w:spacing w:before="67"/>
        <w:ind w:left="479"/>
      </w:pPr>
      <w:r>
        <w:drawing>
          <wp:inline distT="0" distB="0" distL="0" distR="0">
            <wp:extent cx="5486400" cy="3247390"/>
            <wp:effectExtent l="0" t="0" r="0" b="0"/>
            <wp:docPr id="1031" name="图片 9"/>
            <wp:cNvGraphicFramePr/>
            <a:graphic xmlns:a="http://schemas.openxmlformats.org/drawingml/2006/main">
              <a:graphicData uri="http://schemas.openxmlformats.org/drawingml/2006/picture">
                <pic:pic xmlns:pic="http://schemas.openxmlformats.org/drawingml/2006/picture">
                  <pic:nvPicPr>
                    <pic:cNvPr id="1031" name="图片 9"/>
                    <pic:cNvPicPr/>
                  </pic:nvPicPr>
                  <pic:blipFill>
                    <a:blip r:embed="rId12" cstate="print"/>
                    <a:srcRect/>
                    <a:stretch>
                      <a:fillRect/>
                    </a:stretch>
                  </pic:blipFill>
                  <pic:spPr>
                    <a:xfrm>
                      <a:off x="0" y="0"/>
                      <a:ext cx="5486400" cy="3247390"/>
                    </a:xfrm>
                    <a:prstGeom prst="rect">
                      <a:avLst/>
                    </a:prstGeom>
                  </pic:spPr>
                </pic:pic>
              </a:graphicData>
            </a:graphic>
          </wp:inline>
        </w:drawing>
      </w:r>
    </w:p>
    <w:p w14:paraId="414BCF4F">
      <w:pPr>
        <w:pStyle w:val="8"/>
        <w:spacing w:before="67"/>
        <w:ind w:left="479"/>
      </w:pPr>
    </w:p>
    <w:p w14:paraId="7E35722C">
      <w:pPr>
        <w:pStyle w:val="8"/>
        <w:spacing w:before="67"/>
        <w:ind w:left="479"/>
      </w:pPr>
      <w:r>
        <w:t>步骤</w:t>
      </w:r>
      <w:r>
        <w:rPr>
          <w:rFonts w:hint="eastAsia"/>
        </w:rPr>
        <w:t>五</w:t>
      </w:r>
      <w:r>
        <w:t>：</w:t>
      </w:r>
    </w:p>
    <w:p w14:paraId="5AA01DAF">
      <w:pPr>
        <w:pStyle w:val="8"/>
        <w:spacing w:before="159"/>
        <w:ind w:left="959"/>
      </w:pPr>
      <w:r>
        <w:rPr>
          <w:spacing w:val="-6"/>
        </w:rPr>
        <w:t xml:space="preserve">使用操作系统中的网络命令 </w:t>
      </w:r>
      <w:r>
        <w:rPr>
          <w:rFonts w:ascii="Lucida Sans Unicode" w:eastAsia="Lucida Sans Unicode"/>
        </w:rPr>
        <w:t>ping</w:t>
      </w:r>
      <w:r>
        <w:rPr>
          <w:rFonts w:ascii="Lucida Sans Unicode" w:eastAsia="Lucida Sans Unicode"/>
          <w:spacing w:val="-15"/>
        </w:rPr>
        <w:t xml:space="preserve"> </w:t>
      </w:r>
      <w:r>
        <w:rPr>
          <w:spacing w:val="-12"/>
        </w:rPr>
        <w:t xml:space="preserve">测试两台 </w:t>
      </w:r>
      <w:r>
        <w:rPr>
          <w:rFonts w:ascii="Lucida Sans Unicode" w:eastAsia="Lucida Sans Unicode"/>
        </w:rPr>
        <w:t>PC</w:t>
      </w:r>
      <w:r>
        <w:rPr>
          <w:rFonts w:ascii="Lucida Sans Unicode" w:eastAsia="Lucida Sans Unicode"/>
          <w:spacing w:val="-16"/>
        </w:rPr>
        <w:t xml:space="preserve"> </w:t>
      </w:r>
      <w:r>
        <w:t>机是否互通。</w:t>
      </w:r>
    </w:p>
    <w:p w14:paraId="5AA01DB0">
      <w:pPr>
        <w:pStyle w:val="8"/>
        <w:spacing w:before="121" w:line="319" w:lineRule="auto"/>
        <w:ind w:left="479" w:right="572" w:firstLine="480"/>
        <w:rPr>
          <w:rFonts w:hint="eastAsia" w:ascii="微软雅黑" w:hAnsi="微软雅黑" w:eastAsia="微软雅黑" w:cs="微软雅黑"/>
        </w:rPr>
      </w:pPr>
      <w:r>
        <w:drawing>
          <wp:anchor distT="0" distB="0" distL="0" distR="0" simplePos="0" relativeHeight="251659264" behindDoc="0" locked="0" layoutInCell="1" allowOverlap="1">
            <wp:simplePos x="0" y="0"/>
            <wp:positionH relativeFrom="column">
              <wp:posOffset>1209040</wp:posOffset>
            </wp:positionH>
            <wp:positionV relativeFrom="paragraph">
              <wp:posOffset>1517650</wp:posOffset>
            </wp:positionV>
            <wp:extent cx="3752850" cy="2171700"/>
            <wp:effectExtent l="0" t="0" r="0" b="0"/>
            <wp:wrapTopAndBottom/>
            <wp:docPr id="1032" name="图片 20"/>
            <wp:cNvGraphicFramePr/>
            <a:graphic xmlns:a="http://schemas.openxmlformats.org/drawingml/2006/main">
              <a:graphicData uri="http://schemas.openxmlformats.org/drawingml/2006/picture">
                <pic:pic xmlns:pic="http://schemas.openxmlformats.org/drawingml/2006/picture">
                  <pic:nvPicPr>
                    <pic:cNvPr id="1032" name="图片 20"/>
                    <pic:cNvPicPr/>
                  </pic:nvPicPr>
                  <pic:blipFill>
                    <a:blip r:embed="rId13" cstate="print"/>
                    <a:srcRect/>
                    <a:stretch>
                      <a:fillRect/>
                    </a:stretch>
                  </pic:blipFill>
                  <pic:spPr>
                    <a:xfrm>
                      <a:off x="0" y="0"/>
                      <a:ext cx="3752849" cy="2171700"/>
                    </a:xfrm>
                    <a:prstGeom prst="rect">
                      <a:avLst/>
                    </a:prstGeom>
                  </pic:spPr>
                </pic:pic>
              </a:graphicData>
            </a:graphic>
          </wp:anchor>
        </w:drawing>
      </w:r>
      <w:r>
        <w:rPr>
          <w:spacing w:val="-3"/>
        </w:rPr>
        <w:t>例如，</w:t>
      </w:r>
      <w:r>
        <w:rPr>
          <w:rFonts w:ascii="Lucida Sans Unicode" w:eastAsia="Lucida Sans Unicode"/>
          <w:spacing w:val="-3"/>
        </w:rPr>
        <w:t>PC</w:t>
      </w:r>
      <w:r>
        <w:rPr>
          <w:rFonts w:ascii="Lucida Sans Unicode" w:eastAsia="Lucida Sans Unicode"/>
          <w:spacing w:val="-17"/>
        </w:rPr>
        <w:t xml:space="preserve"> </w:t>
      </w:r>
      <w:r>
        <w:rPr>
          <w:spacing w:val="-32"/>
        </w:rPr>
        <w:t xml:space="preserve">机 </w:t>
      </w:r>
      <w:r>
        <w:rPr>
          <w:rFonts w:ascii="Lucida Sans Unicode" w:eastAsia="Lucida Sans Unicode"/>
          <w:spacing w:val="-3"/>
        </w:rPr>
        <w:t>192.168.0.100</w:t>
      </w:r>
      <w:r>
        <w:rPr>
          <w:rFonts w:ascii="Lucida Sans Unicode" w:eastAsia="Lucida Sans Unicode"/>
          <w:spacing w:val="-17"/>
        </w:rPr>
        <w:t xml:space="preserve"> </w:t>
      </w:r>
      <w:r>
        <w:rPr>
          <w:spacing w:val="-15"/>
        </w:rPr>
        <w:t xml:space="preserve">要测试与 </w:t>
      </w:r>
      <w:r>
        <w:rPr>
          <w:rFonts w:ascii="Lucida Sans Unicode" w:eastAsia="Lucida Sans Unicode"/>
          <w:spacing w:val="-2"/>
        </w:rPr>
        <w:t>192.168.0.101</w:t>
      </w:r>
      <w:r>
        <w:rPr>
          <w:rFonts w:ascii="Lucida Sans Unicode" w:eastAsia="Lucida Sans Unicode"/>
          <w:spacing w:val="-17"/>
        </w:rPr>
        <w:t xml:space="preserve"> </w:t>
      </w:r>
      <w:r>
        <w:rPr>
          <w:spacing w:val="-2"/>
        </w:rPr>
        <w:t>是否连通。</w:t>
      </w:r>
      <w:r>
        <w:rPr>
          <w:rFonts w:hint="eastAsia"/>
          <w:spacing w:val="-2"/>
        </w:rPr>
        <w:t>使用Windows键+x，再弹出选项中选择</w:t>
      </w:r>
      <w:r>
        <w:rPr>
          <w:spacing w:val="-2"/>
        </w:rPr>
        <w:t>单击</w:t>
      </w:r>
      <w:r>
        <w:rPr>
          <w:spacing w:val="-8"/>
        </w:rPr>
        <w:t>运行</w:t>
      </w:r>
      <w:r>
        <w:rPr>
          <w:rFonts w:hint="eastAsia"/>
          <w:spacing w:val="-8"/>
        </w:rPr>
        <w:t>，在弹出运行窗口的对话框中输入cmd打开命令提示行窗口</w:t>
      </w:r>
      <w:r>
        <w:rPr>
          <w:spacing w:val="-8"/>
        </w:rPr>
        <w:t xml:space="preserve">，键入 </w:t>
      </w:r>
      <w:r>
        <w:rPr>
          <w:rFonts w:ascii="Lucida Sans Unicode" w:eastAsia="Lucida Sans Unicode"/>
          <w:spacing w:val="-1"/>
        </w:rPr>
        <w:t>ping</w:t>
      </w:r>
      <w:r>
        <w:rPr>
          <w:rFonts w:ascii="Lucida Sans Unicode" w:eastAsia="Lucida Sans Unicode"/>
          <w:spacing w:val="2"/>
        </w:rPr>
        <w:t xml:space="preserve"> </w:t>
      </w:r>
      <w:r>
        <w:rPr>
          <w:rFonts w:ascii="Lucida Sans Unicode" w:eastAsia="Lucida Sans Unicode"/>
        </w:rPr>
        <w:t>192.168.0.101</w:t>
      </w:r>
      <w:r>
        <w:rPr>
          <w:rFonts w:ascii="Lucida Sans Unicode" w:eastAsia="Lucida Sans Unicode"/>
          <w:spacing w:val="-17"/>
        </w:rPr>
        <w:t xml:space="preserve"> </w:t>
      </w:r>
      <w:r>
        <w:t>并</w:t>
      </w:r>
      <w:r>
        <w:rPr>
          <w:rFonts w:hint="eastAsia"/>
        </w:rPr>
        <w:t>回车</w:t>
      </w:r>
      <w:r>
        <w:t>确定。</w:t>
      </w:r>
      <w:r>
        <w:rPr>
          <w:rFonts w:hint="eastAsia"/>
        </w:rPr>
        <w:t>若需要常ping设备，需要加入-t命令，如</w:t>
      </w:r>
      <w:r>
        <w:rPr>
          <w:rFonts w:ascii="Lucida Sans Unicode" w:eastAsia="Lucida Sans Unicode"/>
          <w:spacing w:val="-1"/>
        </w:rPr>
        <w:t>ping</w:t>
      </w:r>
      <w:r>
        <w:rPr>
          <w:rFonts w:ascii="Lucida Sans Unicode" w:eastAsia="Lucida Sans Unicode"/>
          <w:spacing w:val="2"/>
        </w:rPr>
        <w:t xml:space="preserve"> </w:t>
      </w:r>
      <w:r>
        <w:rPr>
          <w:rFonts w:ascii="Lucida Sans Unicode" w:eastAsia="Lucida Sans Unicode"/>
        </w:rPr>
        <w:t xml:space="preserve">192.168.0.101 </w:t>
      </w:r>
      <w:r>
        <w:rPr>
          <w:rFonts w:hint="eastAsia" w:ascii="宋体" w:hAnsi="宋体" w:eastAsia="宋体"/>
        </w:rPr>
        <w:t>-t</w:t>
      </w:r>
      <w:r>
        <w:rPr>
          <w:rFonts w:hint="eastAsia" w:ascii="微软雅黑" w:hAnsi="微软雅黑" w:eastAsia="微软雅黑" w:cs="微软雅黑"/>
        </w:rPr>
        <w:t>。</w:t>
      </w:r>
    </w:p>
    <w:p w14:paraId="4EB369A3">
      <w:pPr>
        <w:pStyle w:val="8"/>
        <w:spacing w:before="121" w:line="319" w:lineRule="auto"/>
        <w:ind w:left="0" w:right="572" w:firstLine="720"/>
        <w:rPr>
          <w:rFonts w:hint="eastAsia" w:ascii="宋体" w:hAnsi="宋体" w:eastAsia="宋体" w:cs="宋体"/>
        </w:rPr>
      </w:pPr>
      <w:r>
        <w:drawing>
          <wp:anchor distT="0" distB="0" distL="0" distR="0" simplePos="0" relativeHeight="251659264" behindDoc="0" locked="0" layoutInCell="1" allowOverlap="1">
            <wp:simplePos x="0" y="0"/>
            <wp:positionH relativeFrom="column">
              <wp:posOffset>838200</wp:posOffset>
            </wp:positionH>
            <wp:positionV relativeFrom="page">
              <wp:posOffset>1200150</wp:posOffset>
            </wp:positionV>
            <wp:extent cx="4267200" cy="1781175"/>
            <wp:effectExtent l="0" t="0" r="0" b="9525"/>
            <wp:wrapTopAndBottom/>
            <wp:docPr id="1033" name="图片 23"/>
            <wp:cNvGraphicFramePr/>
            <a:graphic xmlns:a="http://schemas.openxmlformats.org/drawingml/2006/main">
              <a:graphicData uri="http://schemas.openxmlformats.org/drawingml/2006/picture">
                <pic:pic xmlns:pic="http://schemas.openxmlformats.org/drawingml/2006/picture">
                  <pic:nvPicPr>
                    <pic:cNvPr id="1033" name="图片 23"/>
                    <pic:cNvPicPr/>
                  </pic:nvPicPr>
                  <pic:blipFill>
                    <a:blip r:embed="rId14" cstate="print"/>
                    <a:srcRect/>
                    <a:stretch>
                      <a:fillRect/>
                    </a:stretch>
                  </pic:blipFill>
                  <pic:spPr>
                    <a:xfrm>
                      <a:off x="0" y="0"/>
                      <a:ext cx="4267200" cy="1781175"/>
                    </a:xfrm>
                    <a:prstGeom prst="rect">
                      <a:avLst/>
                    </a:prstGeom>
                  </pic:spPr>
                </pic:pic>
              </a:graphicData>
            </a:graphic>
          </wp:anchor>
        </w:drawing>
      </w:r>
    </w:p>
    <w:p w14:paraId="5C6F5A9B">
      <w:pPr>
        <w:pStyle w:val="8"/>
        <w:spacing w:before="121" w:line="319" w:lineRule="auto"/>
        <w:ind w:left="0" w:right="572" w:firstLine="720"/>
        <w:rPr>
          <w:rFonts w:hint="eastAsia" w:ascii="宋体" w:hAnsi="宋体" w:eastAsia="宋体" w:cs="宋体"/>
        </w:rPr>
      </w:pPr>
      <w:r>
        <w:rPr>
          <w:rFonts w:hint="eastAsia" w:ascii="宋体" w:hAnsi="宋体" w:eastAsia="宋体" w:cs="宋体"/>
        </w:rPr>
        <w:t>两台PC机互通时，结果如下：</w:t>
      </w:r>
    </w:p>
    <w:p w14:paraId="52B62474">
      <w:pPr>
        <w:pStyle w:val="8"/>
        <w:spacing w:before="121" w:line="319" w:lineRule="auto"/>
        <w:ind w:left="0" w:right="572" w:firstLine="0"/>
        <w:rPr>
          <w:rFonts w:hint="eastAsia" w:ascii="微软雅黑" w:hAnsi="微软雅黑" w:eastAsia="微软雅黑" w:cs="微软雅黑"/>
        </w:rPr>
      </w:pPr>
      <w:r>
        <w:rPr>
          <w:rFonts w:hint="eastAsia" w:ascii="宋体" w:hAnsi="宋体" w:eastAsia="宋体" w:cs="宋体"/>
        </w:rPr>
        <w:drawing>
          <wp:anchor distT="0" distB="0" distL="0" distR="0" simplePos="0" relativeHeight="251659264" behindDoc="0" locked="0" layoutInCell="1" allowOverlap="1">
            <wp:simplePos x="0" y="0"/>
            <wp:positionH relativeFrom="column">
              <wp:posOffset>1171575</wp:posOffset>
            </wp:positionH>
            <wp:positionV relativeFrom="paragraph">
              <wp:posOffset>132080</wp:posOffset>
            </wp:positionV>
            <wp:extent cx="4084955" cy="1816100"/>
            <wp:effectExtent l="0" t="0" r="10795" b="12700"/>
            <wp:wrapTopAndBottom/>
            <wp:docPr id="1034" name="图片 17"/>
            <wp:cNvGraphicFramePr/>
            <a:graphic xmlns:a="http://schemas.openxmlformats.org/drawingml/2006/main">
              <a:graphicData uri="http://schemas.openxmlformats.org/drawingml/2006/picture">
                <pic:pic xmlns:pic="http://schemas.openxmlformats.org/drawingml/2006/picture">
                  <pic:nvPicPr>
                    <pic:cNvPr id="1034" name="图片 17"/>
                    <pic:cNvPicPr/>
                  </pic:nvPicPr>
                  <pic:blipFill>
                    <a:blip r:embed="rId15" cstate="print"/>
                    <a:srcRect/>
                    <a:stretch>
                      <a:fillRect/>
                    </a:stretch>
                  </pic:blipFill>
                  <pic:spPr>
                    <a:xfrm>
                      <a:off x="0" y="0"/>
                      <a:ext cx="4084954" cy="1816100"/>
                    </a:xfrm>
                    <a:prstGeom prst="rect">
                      <a:avLst/>
                    </a:prstGeom>
                  </pic:spPr>
                </pic:pic>
              </a:graphicData>
            </a:graphic>
          </wp:anchor>
        </w:drawing>
      </w:r>
      <w:r>
        <w:rPr>
          <w:rFonts w:hint="eastAsia" w:cs="宋体"/>
          <w:b/>
          <w:bCs/>
          <w:color w:val="FF0000"/>
          <w:sz w:val="28"/>
          <w:szCs w:val="28"/>
        </w:rPr>
        <w:t>请同学们将ping结果拍照保存，后续实验报告中需上传。</w:t>
      </w:r>
    </w:p>
    <w:p w14:paraId="73578AB4">
      <w:pPr>
        <w:pStyle w:val="8"/>
        <w:spacing w:before="121" w:line="319" w:lineRule="auto"/>
        <w:ind w:left="1100" w:leftChars="500" w:right="572" w:firstLine="0"/>
        <w:rPr>
          <w:rFonts w:hint="eastAsia" w:ascii="宋体" w:hAnsi="宋体" w:eastAsia="宋体" w:cs="宋体"/>
        </w:rPr>
      </w:pPr>
      <w:r>
        <w:rPr>
          <w:rFonts w:hint="eastAsia" w:ascii="宋体" w:hAnsi="宋体" w:eastAsia="宋体" w:cs="宋体"/>
        </w:rPr>
        <w:t>&gt; 网络中发生了什么？</w:t>
      </w:r>
    </w:p>
    <w:p w14:paraId="11696F85">
      <w:pPr>
        <w:pStyle w:val="8"/>
        <w:spacing w:before="121" w:line="319" w:lineRule="auto"/>
        <w:ind w:left="1100" w:leftChars="500" w:right="572" w:firstLine="0"/>
        <w:rPr>
          <w:rFonts w:hint="eastAsia" w:ascii="宋体" w:hAnsi="宋体" w:eastAsia="宋体" w:cs="宋体"/>
        </w:rPr>
      </w:pPr>
      <w:r>
        <w:rPr>
          <w:rFonts w:hint="eastAsia" w:ascii="宋体" w:hAnsi="宋体" w:eastAsia="宋体" w:cs="宋体"/>
        </w:rPr>
        <w:t>当第一台 pc 机执行 ping 192.168.0.101 时，事实上它会先解析这个地址，通过子网掩码，这台pc机发现他们在同一个子网中（将两个地址分别和子网掩码进行按位与操作得到的结果相同），因此它会直接尝试通过以太网构建一个双向的数据流，但是 ip 地址实际上并不是物理地址，所以它需要发送一个广播信息在网络中寻找ip为192.168.0.101的机器，并在信息中暴露自己的物理地址。交换机 1 收到这个广播信息后会将这个信息传播到每一个端口，交换机 2 会因此收到这个信息，并同样将信息传播到每一个端口，由此 pc 机 2 收到了这个广播并发现 pc 机 1 在请求一个连接，此时 pc2 会传回一个信息告诉 pc1 自己的物理位置，由此双方的连接建立。如果另一台 ip 地址不是 192.168.0.101 的电脑收到这个信息，它不会做出任何回应。</w:t>
      </w:r>
    </w:p>
    <w:p w14:paraId="5AA01DB1">
      <w:pPr>
        <w:pStyle w:val="8"/>
        <w:spacing w:before="121" w:line="319" w:lineRule="auto"/>
        <w:ind w:left="479" w:right="572" w:firstLine="480"/>
      </w:pPr>
    </w:p>
    <w:p w14:paraId="5AA01DB2">
      <w:pPr>
        <w:pStyle w:val="5"/>
      </w:pPr>
      <w:r>
        <w:rPr>
          <w:rFonts w:hint="eastAsia"/>
        </w:rPr>
        <w:t>1.</w:t>
      </w:r>
      <w:ins w:id="14" w:author="Isabella...伊莎贝拉" w:date="2026-01-30T13:55:15Z">
        <w:r>
          <w:rPr>
            <w:rFonts w:hint="eastAsia"/>
            <w:lang w:val="en-US" w:eastAsia="zh-CN"/>
          </w:rPr>
          <w:t>1</w:t>
        </w:r>
      </w:ins>
      <w:del w:id="15" w:author="Isabella...伊莎贝拉" w:date="2026-01-30T13:55:15Z">
        <w:r>
          <w:rPr>
            <w:rFonts w:hint="eastAsia"/>
          </w:rPr>
          <w:delText>2</w:delText>
        </w:r>
      </w:del>
      <w:r>
        <w:rPr>
          <w:rFonts w:hint="eastAsia"/>
        </w:rPr>
        <w:t xml:space="preserve">.6 </w:t>
      </w:r>
      <w:r>
        <w:t>实验配置与命令</w:t>
      </w:r>
    </w:p>
    <w:p w14:paraId="5AA01DB3">
      <w:pPr>
        <w:pStyle w:val="8"/>
        <w:rPr>
          <w:sz w:val="20"/>
        </w:rPr>
      </w:pPr>
    </w:p>
    <w:p w14:paraId="5AA01DB4">
      <w:pPr>
        <w:pStyle w:val="8"/>
        <w:spacing w:before="7"/>
        <w:rPr>
          <w:sz w:val="11"/>
        </w:rPr>
      </w:pPr>
    </w:p>
    <w:tbl>
      <w:tblPr>
        <w:tblStyle w:val="14"/>
        <w:tblW w:w="0" w:type="auto"/>
        <w:tblInd w:w="2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597"/>
        <w:gridCol w:w="2808"/>
        <w:gridCol w:w="3362"/>
      </w:tblGrid>
      <w:tr w14:paraId="5AA01DBB">
        <w:trPr>
          <w:trHeight w:val="488" w:hRule="atLeast"/>
        </w:trPr>
        <w:tc>
          <w:tcPr>
            <w:tcW w:w="2597" w:type="dxa"/>
            <w:tcBorders>
              <w:left w:val="nil"/>
              <w:bottom w:val="single" w:color="808080" w:sz="8" w:space="0"/>
              <w:right w:val="single" w:color="808080" w:sz="8" w:space="0"/>
            </w:tcBorders>
            <w:shd w:val="clear" w:color="auto" w:fill="D9D9D9"/>
          </w:tcPr>
          <w:p w14:paraId="5AA01DB5">
            <w:pPr>
              <w:pStyle w:val="16"/>
              <w:spacing w:before="6"/>
              <w:rPr>
                <w:sz w:val="11"/>
              </w:rPr>
            </w:pPr>
          </w:p>
          <w:p w14:paraId="5AA01DB6">
            <w:pPr>
              <w:pStyle w:val="16"/>
              <w:ind w:left="494"/>
              <w:rPr>
                <w:sz w:val="15"/>
              </w:rPr>
            </w:pPr>
            <w:r>
              <w:rPr>
                <w:sz w:val="15"/>
              </w:rPr>
              <w:t>操作</w:t>
            </w:r>
          </w:p>
        </w:tc>
        <w:tc>
          <w:tcPr>
            <w:tcW w:w="2808" w:type="dxa"/>
            <w:tcBorders>
              <w:left w:val="single" w:color="808080" w:sz="8" w:space="0"/>
              <w:bottom w:val="single" w:color="808080" w:sz="8" w:space="0"/>
              <w:right w:val="single" w:color="808080" w:sz="8" w:space="0"/>
            </w:tcBorders>
            <w:shd w:val="clear" w:color="auto" w:fill="D9D9D9"/>
          </w:tcPr>
          <w:p w14:paraId="5AA01DB7">
            <w:pPr>
              <w:pStyle w:val="16"/>
              <w:spacing w:before="6"/>
              <w:rPr>
                <w:sz w:val="11"/>
              </w:rPr>
            </w:pPr>
          </w:p>
          <w:p w14:paraId="5AA01DB8">
            <w:pPr>
              <w:pStyle w:val="16"/>
              <w:ind w:left="577"/>
              <w:rPr>
                <w:sz w:val="15"/>
              </w:rPr>
            </w:pPr>
            <w:r>
              <w:rPr>
                <w:sz w:val="15"/>
              </w:rPr>
              <w:t>命令</w:t>
            </w:r>
          </w:p>
        </w:tc>
        <w:tc>
          <w:tcPr>
            <w:tcW w:w="3362" w:type="dxa"/>
            <w:tcBorders>
              <w:left w:val="single" w:color="808080" w:sz="8" w:space="0"/>
              <w:bottom w:val="single" w:color="808080" w:sz="8" w:space="0"/>
              <w:right w:val="nil"/>
            </w:tcBorders>
            <w:shd w:val="clear" w:color="auto" w:fill="D9D9D9"/>
          </w:tcPr>
          <w:p w14:paraId="5AA01DB9">
            <w:pPr>
              <w:pStyle w:val="16"/>
              <w:spacing w:before="6"/>
              <w:rPr>
                <w:sz w:val="11"/>
              </w:rPr>
            </w:pPr>
          </w:p>
          <w:p w14:paraId="5AA01DBA">
            <w:pPr>
              <w:pStyle w:val="16"/>
              <w:ind w:left="577"/>
              <w:rPr>
                <w:sz w:val="15"/>
              </w:rPr>
            </w:pPr>
            <w:r>
              <w:rPr>
                <w:sz w:val="15"/>
              </w:rPr>
              <w:t>说明</w:t>
            </w:r>
          </w:p>
        </w:tc>
      </w:tr>
      <w:tr w14:paraId="5AA01DC0">
        <w:trPr>
          <w:trHeight w:val="488" w:hRule="atLeast"/>
        </w:trPr>
        <w:tc>
          <w:tcPr>
            <w:tcW w:w="2597" w:type="dxa"/>
            <w:tcBorders>
              <w:top w:val="single" w:color="808080" w:sz="8" w:space="0"/>
              <w:left w:val="nil"/>
              <w:bottom w:val="single" w:color="808080" w:sz="8" w:space="0"/>
              <w:right w:val="single" w:color="808080" w:sz="8" w:space="0"/>
            </w:tcBorders>
          </w:tcPr>
          <w:p w14:paraId="5AA01DBC">
            <w:pPr>
              <w:pStyle w:val="16"/>
              <w:spacing w:before="6"/>
              <w:rPr>
                <w:sz w:val="11"/>
              </w:rPr>
            </w:pPr>
          </w:p>
          <w:p w14:paraId="5AA01DBD">
            <w:pPr>
              <w:pStyle w:val="16"/>
              <w:ind w:left="494"/>
              <w:rPr>
                <w:sz w:val="15"/>
              </w:rPr>
            </w:pPr>
            <w:r>
              <w:rPr>
                <w:sz w:val="15"/>
              </w:rPr>
              <w:t>检验连通远程计算机</w:t>
            </w:r>
          </w:p>
        </w:tc>
        <w:tc>
          <w:tcPr>
            <w:tcW w:w="2808" w:type="dxa"/>
            <w:tcBorders>
              <w:top w:val="single" w:color="808080" w:sz="8" w:space="0"/>
              <w:left w:val="single" w:color="808080" w:sz="8" w:space="0"/>
              <w:bottom w:val="single" w:color="808080" w:sz="8" w:space="0"/>
              <w:right w:val="single" w:color="808080" w:sz="8" w:space="0"/>
            </w:tcBorders>
          </w:tcPr>
          <w:p w14:paraId="5AA01DBE">
            <w:pPr>
              <w:pStyle w:val="16"/>
              <w:spacing w:before="132"/>
              <w:ind w:left="577"/>
              <w:rPr>
                <w:rFonts w:ascii="Lucida Sans Unicode" w:eastAsia="Lucida Sans Unicode"/>
                <w:sz w:val="15"/>
              </w:rPr>
            </w:pPr>
            <w:r>
              <w:rPr>
                <w:rFonts w:ascii="Lucida Sans Unicode" w:eastAsia="Lucida Sans Unicode"/>
                <w:w w:val="95"/>
                <w:sz w:val="15"/>
              </w:rPr>
              <w:t>Ping</w:t>
            </w:r>
            <w:r>
              <w:rPr>
                <w:rFonts w:ascii="Lucida Sans Unicode" w:eastAsia="Lucida Sans Unicode"/>
                <w:spacing w:val="119"/>
                <w:sz w:val="15"/>
              </w:rPr>
              <w:t xml:space="preserve"> </w:t>
            </w:r>
            <w:r>
              <w:rPr>
                <w:rFonts w:ascii="Lucida Sans Unicode" w:eastAsia="Lucida Sans Unicode"/>
                <w:w w:val="95"/>
                <w:sz w:val="15"/>
              </w:rPr>
              <w:t>&lt;</w:t>
            </w:r>
            <w:r>
              <w:rPr>
                <w:spacing w:val="-5"/>
                <w:w w:val="95"/>
                <w:sz w:val="15"/>
              </w:rPr>
              <w:t xml:space="preserve">远程计算机 </w:t>
            </w:r>
            <w:r>
              <w:rPr>
                <w:rFonts w:ascii="Lucida Sans Unicode" w:eastAsia="Lucida Sans Unicode"/>
                <w:w w:val="95"/>
                <w:sz w:val="15"/>
              </w:rPr>
              <w:t>IP</w:t>
            </w:r>
            <w:r>
              <w:rPr>
                <w:rFonts w:ascii="Lucida Sans Unicode" w:eastAsia="Lucida Sans Unicode"/>
                <w:spacing w:val="-2"/>
                <w:w w:val="95"/>
                <w:sz w:val="15"/>
              </w:rPr>
              <w:t xml:space="preserve"> </w:t>
            </w:r>
            <w:r>
              <w:rPr>
                <w:w w:val="95"/>
                <w:sz w:val="15"/>
              </w:rPr>
              <w:t>地址</w:t>
            </w:r>
            <w:r>
              <w:rPr>
                <w:rFonts w:ascii="Lucida Sans Unicode" w:eastAsia="Lucida Sans Unicode"/>
                <w:w w:val="95"/>
                <w:sz w:val="15"/>
              </w:rPr>
              <w:t>&gt;</w:t>
            </w:r>
          </w:p>
        </w:tc>
        <w:tc>
          <w:tcPr>
            <w:tcW w:w="3362" w:type="dxa"/>
            <w:tcBorders>
              <w:top w:val="single" w:color="808080" w:sz="8" w:space="0"/>
              <w:left w:val="single" w:color="808080" w:sz="8" w:space="0"/>
              <w:bottom w:val="single" w:color="808080" w:sz="8" w:space="0"/>
              <w:right w:val="nil"/>
            </w:tcBorders>
          </w:tcPr>
          <w:p w14:paraId="5AA01DBF">
            <w:pPr>
              <w:pStyle w:val="16"/>
              <w:rPr>
                <w:rFonts w:ascii="Times New Roman"/>
                <w:sz w:val="24"/>
              </w:rPr>
            </w:pPr>
          </w:p>
        </w:tc>
      </w:tr>
    </w:tbl>
    <w:p w14:paraId="5AA01DC1">
      <w:pPr>
        <w:pStyle w:val="8"/>
        <w:spacing w:before="1"/>
        <w:rPr>
          <w:sz w:val="27"/>
        </w:rPr>
      </w:pPr>
    </w:p>
    <w:p w14:paraId="5AA01DC2">
      <w:pPr>
        <w:pStyle w:val="5"/>
      </w:pPr>
      <w:r>
        <w:rPr>
          <w:rFonts w:hint="eastAsia"/>
        </w:rPr>
        <w:t>1.</w:t>
      </w:r>
      <w:ins w:id="16" w:author="Isabella...伊莎贝拉" w:date="2026-01-30T13:55:17Z">
        <w:r>
          <w:rPr>
            <w:rFonts w:hint="eastAsia"/>
            <w:lang w:val="en-US" w:eastAsia="zh-CN"/>
          </w:rPr>
          <w:t>1</w:t>
        </w:r>
      </w:ins>
      <w:del w:id="17" w:author="Isabella...伊莎贝拉" w:date="2026-01-30T13:55:17Z">
        <w:r>
          <w:rPr>
            <w:rFonts w:hint="eastAsia"/>
          </w:rPr>
          <w:delText>2</w:delText>
        </w:r>
      </w:del>
      <w:r>
        <w:rPr>
          <w:rFonts w:hint="eastAsia"/>
        </w:rPr>
        <w:t xml:space="preserve">.7 </w:t>
      </w:r>
      <w:r>
        <w:t>实验结果分析与总结</w:t>
      </w:r>
    </w:p>
    <w:p w14:paraId="5AA01DC3">
      <w:pPr>
        <w:pStyle w:val="8"/>
        <w:spacing w:before="10"/>
        <w:rPr>
          <w:sz w:val="38"/>
        </w:rPr>
      </w:pPr>
    </w:p>
    <w:p w14:paraId="5AA01DC4">
      <w:pPr>
        <w:pStyle w:val="8"/>
        <w:spacing w:line="381" w:lineRule="auto"/>
        <w:ind w:left="479" w:right="575" w:firstLine="540"/>
      </w:pPr>
      <w:r>
        <w:t>网线测试仪可以测试网线两端的连接线序，如果连接线序没有问题，网线是否一定可用，为什么？</w:t>
      </w:r>
    </w:p>
    <w:p w14:paraId="5AA01DC5">
      <w:pPr>
        <w:pStyle w:val="8"/>
        <w:spacing w:line="381" w:lineRule="auto"/>
        <w:ind w:left="479" w:right="575" w:firstLine="540"/>
      </w:pPr>
      <w:r>
        <w:t>交叉线和直通线分别用在不同的场所。本实验中步骤二中，如果将连接两台交换机的交叉线换为直通线，实验结果如何，为什么？</w:t>
      </w:r>
    </w:p>
    <w:p w14:paraId="5AA01DC6">
      <w:pPr>
        <w:pStyle w:val="8"/>
        <w:spacing w:before="2"/>
        <w:rPr>
          <w:sz w:val="20"/>
        </w:rPr>
      </w:pPr>
    </w:p>
    <w:p w14:paraId="5AA01DC7">
      <w:pPr>
        <w:pStyle w:val="4"/>
      </w:pPr>
      <w:r>
        <w:rPr>
          <w:rFonts w:hint="eastAsia"/>
        </w:rPr>
        <w:t>1.</w:t>
      </w:r>
      <w:ins w:id="18" w:author="Isabella...伊莎贝拉" w:date="2026-01-30T13:55:21Z">
        <w:r>
          <w:rPr>
            <w:rFonts w:hint="eastAsia"/>
            <w:lang w:val="en-US" w:eastAsia="zh-CN"/>
          </w:rPr>
          <w:t>2</w:t>
        </w:r>
      </w:ins>
      <w:del w:id="19" w:author="Isabella...伊莎贝拉" w:date="2026-01-30T13:55:20Z">
        <w:r>
          <w:rPr>
            <w:rFonts w:hint="eastAsia"/>
          </w:rPr>
          <w:delText>3</w:delText>
        </w:r>
      </w:del>
      <w:r>
        <w:rPr>
          <w:rFonts w:hint="eastAsia"/>
        </w:rPr>
        <w:t xml:space="preserve"> </w:t>
      </w:r>
      <w:r>
        <w:t>实验 1-2 配线架的跳接</w:t>
      </w:r>
    </w:p>
    <w:p w14:paraId="5AA01DC8">
      <w:pPr>
        <w:pStyle w:val="8"/>
        <w:spacing w:before="2"/>
        <w:rPr>
          <w:sz w:val="37"/>
        </w:rPr>
      </w:pPr>
      <w:r>
        <w:rPr>
          <w:rFonts w:hint="eastAsia" w:cs="宋体"/>
          <w:b/>
          <w:bCs/>
          <w:color w:val="FF0000"/>
          <w:sz w:val="28"/>
          <w:szCs w:val="28"/>
        </w:rPr>
        <w:t>请同学们将ping结果拍照保存，后续实验报告中需上传。</w:t>
      </w:r>
    </w:p>
    <w:p w14:paraId="5AA01DC9">
      <w:pPr>
        <w:pStyle w:val="5"/>
      </w:pPr>
      <w:r>
        <w:rPr>
          <w:rFonts w:hint="eastAsia"/>
        </w:rPr>
        <w:t>1.</w:t>
      </w:r>
      <w:ins w:id="20" w:author="Isabella...伊莎贝拉" w:date="2026-01-30T13:55:22Z">
        <w:r>
          <w:rPr>
            <w:rFonts w:hint="eastAsia"/>
            <w:lang w:val="en-US" w:eastAsia="zh-CN"/>
          </w:rPr>
          <w:t>2</w:t>
        </w:r>
      </w:ins>
      <w:del w:id="21" w:author="Isabella...伊莎贝拉" w:date="2026-01-30T13:55:22Z">
        <w:r>
          <w:rPr>
            <w:rFonts w:hint="eastAsia"/>
          </w:rPr>
          <w:delText>3</w:delText>
        </w:r>
      </w:del>
      <w:r>
        <w:rPr>
          <w:rFonts w:hint="eastAsia"/>
        </w:rPr>
        <w:t xml:space="preserve">.1 </w:t>
      </w:r>
      <w:r>
        <w:t>实验内容</w:t>
      </w:r>
    </w:p>
    <w:p w14:paraId="5AA01DCA">
      <w:pPr>
        <w:pStyle w:val="8"/>
        <w:spacing w:before="11"/>
        <w:rPr>
          <w:sz w:val="38"/>
        </w:rPr>
      </w:pPr>
    </w:p>
    <w:p w14:paraId="5AA01DCB">
      <w:pPr>
        <w:pStyle w:val="8"/>
        <w:spacing w:line="381" w:lineRule="auto"/>
        <w:ind w:left="479" w:right="570" w:firstLine="480"/>
      </w:pPr>
      <w:r>
        <w:rPr>
          <w:spacing w:val="-3"/>
        </w:rPr>
        <w:t>通过配线架跳线，接通指定设备；通过操作系统中的网络相关命令，测试设</w:t>
      </w:r>
      <w:r>
        <w:t>备间的连通性。</w:t>
      </w:r>
    </w:p>
    <w:p w14:paraId="5AA01DCC">
      <w:pPr>
        <w:pStyle w:val="8"/>
        <w:spacing w:before="11"/>
      </w:pPr>
    </w:p>
    <w:p w14:paraId="5AA01DCD">
      <w:pPr>
        <w:pStyle w:val="5"/>
      </w:pPr>
      <w:r>
        <w:rPr>
          <w:rFonts w:hint="eastAsia"/>
        </w:rPr>
        <w:t>1.</w:t>
      </w:r>
      <w:ins w:id="22" w:author="Isabella...伊莎贝拉" w:date="2026-01-30T13:55:25Z">
        <w:r>
          <w:rPr>
            <w:rFonts w:hint="eastAsia"/>
            <w:lang w:val="en-US" w:eastAsia="zh-CN"/>
          </w:rPr>
          <w:t>2</w:t>
        </w:r>
      </w:ins>
      <w:del w:id="23" w:author="Isabella...伊莎贝拉" w:date="2026-01-30T13:55:25Z">
        <w:r>
          <w:rPr>
            <w:rFonts w:hint="eastAsia"/>
          </w:rPr>
          <w:delText>3</w:delText>
        </w:r>
      </w:del>
      <w:r>
        <w:rPr>
          <w:rFonts w:hint="eastAsia"/>
        </w:rPr>
        <w:t xml:space="preserve">.2 </w:t>
      </w:r>
      <w:r>
        <w:t>实验目的</w:t>
      </w:r>
    </w:p>
    <w:p w14:paraId="5AA01DCE">
      <w:pPr>
        <w:pStyle w:val="8"/>
        <w:spacing w:before="8"/>
        <w:rPr>
          <w:sz w:val="38"/>
        </w:rPr>
      </w:pPr>
    </w:p>
    <w:p w14:paraId="5AA01DCF">
      <w:pPr>
        <w:pStyle w:val="8"/>
        <w:ind w:left="959"/>
      </w:pPr>
      <w:r>
        <w:t>了解配线架的跳接的原理及操作。</w:t>
      </w:r>
    </w:p>
    <w:p w14:paraId="5AA01DD0">
      <w:pPr>
        <w:pStyle w:val="8"/>
        <w:ind w:left="959"/>
      </w:pPr>
    </w:p>
    <w:p w14:paraId="5AA01DD1">
      <w:pPr>
        <w:pStyle w:val="8"/>
        <w:ind w:left="959"/>
      </w:pPr>
    </w:p>
    <w:p w14:paraId="5AA01DD2">
      <w:pPr>
        <w:pStyle w:val="8"/>
        <w:ind w:left="959"/>
      </w:pPr>
    </w:p>
    <w:p w14:paraId="5AA01DD3">
      <w:pPr>
        <w:pStyle w:val="8"/>
        <w:ind w:left="959"/>
      </w:pPr>
    </w:p>
    <w:p w14:paraId="5AA01DD4">
      <w:pPr>
        <w:pStyle w:val="5"/>
      </w:pPr>
      <w:r>
        <w:rPr>
          <w:rFonts w:hint="eastAsia"/>
        </w:rPr>
        <w:t>1.</w:t>
      </w:r>
      <w:ins w:id="24" w:author="Isabella...伊莎贝拉" w:date="2026-01-30T13:55:29Z">
        <w:r>
          <w:rPr>
            <w:rFonts w:hint="eastAsia"/>
            <w:lang w:val="en-US" w:eastAsia="zh-CN"/>
          </w:rPr>
          <w:t>2</w:t>
        </w:r>
      </w:ins>
      <w:del w:id="25" w:author="Isabella...伊莎贝拉" w:date="2026-01-30T13:55:29Z">
        <w:r>
          <w:rPr>
            <w:rFonts w:hint="eastAsia"/>
          </w:rPr>
          <w:delText>3</w:delText>
        </w:r>
      </w:del>
      <w:r>
        <w:rPr>
          <w:rFonts w:hint="eastAsia"/>
        </w:rPr>
        <w:t xml:space="preserve">.3 </w:t>
      </w:r>
      <w:r>
        <w:t>实验拓扑图</w:t>
      </w:r>
    </w:p>
    <w:p w14:paraId="5AA01DD5">
      <w:pPr>
        <w:pStyle w:val="8"/>
        <w:rPr>
          <w:sz w:val="20"/>
        </w:rPr>
      </w:pPr>
    </w:p>
    <w:p w14:paraId="5AA01DD6">
      <w:pPr>
        <w:pStyle w:val="8"/>
        <w:spacing w:before="3"/>
        <w:rPr>
          <w:sz w:val="10"/>
        </w:rPr>
      </w:pPr>
      <w:r>
        <w:drawing>
          <wp:anchor distT="0" distB="0" distL="0" distR="0" simplePos="0" relativeHeight="251659264" behindDoc="0" locked="0" layoutInCell="1" allowOverlap="1">
            <wp:simplePos x="0" y="0"/>
            <wp:positionH relativeFrom="page">
              <wp:posOffset>1798320</wp:posOffset>
            </wp:positionH>
            <wp:positionV relativeFrom="paragraph">
              <wp:posOffset>106045</wp:posOffset>
            </wp:positionV>
            <wp:extent cx="3983355" cy="2555240"/>
            <wp:effectExtent l="0" t="0" r="0" b="0"/>
            <wp:wrapTopAndBottom/>
            <wp:docPr id="1035" name="image4.jpeg"/>
            <wp:cNvGraphicFramePr/>
            <a:graphic xmlns:a="http://schemas.openxmlformats.org/drawingml/2006/main">
              <a:graphicData uri="http://schemas.openxmlformats.org/drawingml/2006/picture">
                <pic:pic xmlns:pic="http://schemas.openxmlformats.org/drawingml/2006/picture">
                  <pic:nvPicPr>
                    <pic:cNvPr id="1035" name="image4.jpeg"/>
                    <pic:cNvPicPr/>
                  </pic:nvPicPr>
                  <pic:blipFill>
                    <a:blip r:embed="rId16" cstate="print"/>
                    <a:srcRect/>
                    <a:stretch>
                      <a:fillRect/>
                    </a:stretch>
                  </pic:blipFill>
                  <pic:spPr>
                    <a:xfrm>
                      <a:off x="0" y="0"/>
                      <a:ext cx="3983354" cy="2555240"/>
                    </a:xfrm>
                    <a:prstGeom prst="rect">
                      <a:avLst/>
                    </a:prstGeom>
                  </pic:spPr>
                </pic:pic>
              </a:graphicData>
            </a:graphic>
          </wp:anchor>
        </w:drawing>
      </w:r>
    </w:p>
    <w:p w14:paraId="5AA01DD7">
      <w:pPr>
        <w:pStyle w:val="8"/>
        <w:rPr>
          <w:sz w:val="20"/>
        </w:rPr>
      </w:pPr>
    </w:p>
    <w:p w14:paraId="5AA01DD8">
      <w:pPr>
        <w:pStyle w:val="8"/>
        <w:rPr>
          <w:sz w:val="20"/>
        </w:rPr>
      </w:pPr>
    </w:p>
    <w:p w14:paraId="5AA01DD9">
      <w:pPr>
        <w:pStyle w:val="8"/>
        <w:spacing w:before="2"/>
        <w:rPr>
          <w:sz w:val="18"/>
        </w:rPr>
      </w:pPr>
    </w:p>
    <w:p w14:paraId="5AA01DDA">
      <w:pPr>
        <w:spacing w:before="81"/>
        <w:ind w:left="2614" w:right="2232"/>
        <w:jc w:val="center"/>
        <w:rPr>
          <w:sz w:val="20"/>
        </w:rPr>
      </w:pPr>
      <w:r>
        <w:rPr>
          <w:spacing w:val="-1"/>
          <w:sz w:val="20"/>
        </w:rPr>
        <w:t xml:space="preserve">图 </w:t>
      </w:r>
      <w:r>
        <w:rPr>
          <w:rFonts w:ascii="Arial MT" w:eastAsia="Arial MT"/>
          <w:sz w:val="20"/>
        </w:rPr>
        <w:t>1-2</w:t>
      </w:r>
      <w:r>
        <w:rPr>
          <w:rFonts w:ascii="Arial MT" w:eastAsia="Arial MT"/>
          <w:spacing w:val="43"/>
          <w:sz w:val="20"/>
        </w:rPr>
        <w:t xml:space="preserve"> </w:t>
      </w:r>
      <w:r>
        <w:rPr>
          <w:sz w:val="20"/>
        </w:rPr>
        <w:t>通过配线架连接</w:t>
      </w:r>
    </w:p>
    <w:p w14:paraId="5AA01DDB">
      <w:pPr>
        <w:pStyle w:val="8"/>
        <w:spacing w:before="10"/>
        <w:jc w:val="center"/>
        <w:rPr>
          <w:sz w:val="29"/>
        </w:rPr>
      </w:pPr>
      <w:r>
        <w:rPr>
          <w:sz w:val="29"/>
        </w:rPr>
        <mc:AlternateContent>
          <mc:Choice Requires="wps">
            <w:drawing>
              <wp:anchor distT="0" distB="0" distL="0" distR="0" simplePos="0" relativeHeight="251659264" behindDoc="0" locked="0" layoutInCell="1" allowOverlap="1">
                <wp:simplePos x="0" y="0"/>
                <wp:positionH relativeFrom="column">
                  <wp:posOffset>4066540</wp:posOffset>
                </wp:positionH>
                <wp:positionV relativeFrom="paragraph">
                  <wp:posOffset>2215515</wp:posOffset>
                </wp:positionV>
                <wp:extent cx="1123950" cy="619125"/>
                <wp:effectExtent l="12700" t="12700" r="25400" b="15875"/>
                <wp:wrapNone/>
                <wp:docPr id="1036" name="矩形 15"/>
                <wp:cNvGraphicFramePr/>
                <a:graphic xmlns:a="http://schemas.openxmlformats.org/drawingml/2006/main">
                  <a:graphicData uri="http://schemas.microsoft.com/office/word/2010/wordprocessingShape">
                    <wps:wsp>
                      <wps:cNvSpPr/>
                      <wps:spPr>
                        <a:xfrm>
                          <a:off x="0" y="0"/>
                          <a:ext cx="1123950" cy="619125"/>
                        </a:xfrm>
                        <a:prstGeom prst="rect">
                          <a:avLst/>
                        </a:prstGeom>
                        <a:solidFill>
                          <a:srgbClr val="FFFFFF">
                            <a:alpha val="0"/>
                          </a:srgbClr>
                        </a:solidFill>
                        <a:ln w="25400" cap="flat" cmpd="sng">
                          <a:solidFill>
                            <a:srgbClr val="00B050"/>
                          </a:solidFill>
                          <a:prstDash val="solid"/>
                          <a:round/>
                        </a:ln>
                      </wps:spPr>
                      <wps:txbx>
                        <w:txbxContent>
                          <w:p w14:paraId="0C0E4C33">
                            <w:pPr>
                              <w:jc w:val="center"/>
                            </w:pPr>
                          </w:p>
                        </w:txbxContent>
                      </wps:txbx>
                      <wps:bodyPr vert="horz" wrap="square" lIns="91440" tIns="45720" rIns="91440" bIns="45720" anchor="ctr">
                        <a:noAutofit/>
                      </wps:bodyPr>
                    </wps:wsp>
                  </a:graphicData>
                </a:graphic>
              </wp:anchor>
            </w:drawing>
          </mc:Choice>
          <mc:Fallback>
            <w:pict>
              <v:rect id="矩形 15" o:spid="_x0000_s1026" o:spt="1" style="position:absolute;left:0pt;margin-left:320.2pt;margin-top:174.45pt;height:48.75pt;width:88.5pt;z-index:251659264;v-text-anchor:middle;mso-width-relative:page;mso-height-relative:page;" fillcolor="#FFFFFF" filled="t" stroked="t" coordsize="21600,21600" o:gfxdata="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uU3cR2wAAAAsBAAAPAAAAAAAAAAEAIAAAACIAAABkcnMvZG93bnJldi54bWxQSwEC&#10;FAAUAAAACACHTuJAZsDEJioCAABgBAAADgAAAAAAAAABACAAAAAqAQAAZHJzL2Uyb0RvYy54bWxQ&#10;SwUGAAAAAAYABgBZAQAAxgUAAAAA&#10;">
                <v:fill on="t" opacity="0f" focussize="0,0"/>
                <v:stroke weight="2pt" color="#00B050" joinstyle="round"/>
                <v:imagedata o:title=""/>
                <o:lock v:ext="edit" aspectratio="f"/>
                <v:textbox>
                  <w:txbxContent>
                    <w:p w14:paraId="0C0E4C33">
                      <w:pPr>
                        <w:jc w:val="center"/>
                      </w:pPr>
                    </w:p>
                  </w:txbxContent>
                </v:textbox>
              </v:rect>
            </w:pict>
          </mc:Fallback>
        </mc:AlternateContent>
      </w:r>
      <w:r>
        <w:rPr>
          <w:sz w:val="29"/>
        </w:rPr>
        <w:drawing>
          <wp:inline distT="0" distB="0" distL="0" distR="0">
            <wp:extent cx="4994910" cy="3991610"/>
            <wp:effectExtent l="0" t="0" r="0" b="8890"/>
            <wp:docPr id="1037" name="图片 2"/>
            <wp:cNvGraphicFramePr/>
            <a:graphic xmlns:a="http://schemas.openxmlformats.org/drawingml/2006/main">
              <a:graphicData uri="http://schemas.openxmlformats.org/drawingml/2006/picture">
                <pic:pic xmlns:pic="http://schemas.openxmlformats.org/drawingml/2006/picture">
                  <pic:nvPicPr>
                    <pic:cNvPr id="1037" name="图片 2"/>
                    <pic:cNvPicPr/>
                  </pic:nvPicPr>
                  <pic:blipFill>
                    <a:blip r:embed="rId17" cstate="print"/>
                    <a:srcRect/>
                    <a:stretch>
                      <a:fillRect/>
                    </a:stretch>
                  </pic:blipFill>
                  <pic:spPr>
                    <a:xfrm>
                      <a:off x="0" y="0"/>
                      <a:ext cx="4994910" cy="3991610"/>
                    </a:xfrm>
                    <a:prstGeom prst="rect">
                      <a:avLst/>
                    </a:prstGeom>
                    <a:ln>
                      <a:noFill/>
                    </a:ln>
                  </pic:spPr>
                </pic:pic>
              </a:graphicData>
            </a:graphic>
          </wp:inline>
        </w:drawing>
      </w:r>
    </w:p>
    <w:p w14:paraId="5AA01DDC">
      <w:pPr>
        <w:pStyle w:val="8"/>
        <w:rPr>
          <w:sz w:val="20"/>
        </w:rPr>
      </w:pPr>
    </w:p>
    <w:p w14:paraId="5AA01DDD">
      <w:pPr>
        <w:spacing w:before="81"/>
        <w:ind w:left="2614" w:right="2232"/>
        <w:jc w:val="center"/>
        <w:rPr>
          <w:sz w:val="20"/>
        </w:rPr>
      </w:pPr>
      <w:r>
        <w:rPr>
          <w:spacing w:val="-2"/>
          <w:sz w:val="20"/>
        </w:rPr>
        <w:t xml:space="preserve">图 </w:t>
      </w:r>
      <w:r>
        <w:rPr>
          <w:rFonts w:ascii="Arial MT" w:eastAsia="Arial MT"/>
          <w:sz w:val="20"/>
        </w:rPr>
        <w:t>1-3</w:t>
      </w:r>
      <w:r>
        <w:rPr>
          <w:rFonts w:ascii="Arial MT" w:eastAsia="Arial MT"/>
          <w:spacing w:val="42"/>
          <w:sz w:val="20"/>
        </w:rPr>
        <w:t xml:space="preserve"> </w:t>
      </w:r>
      <w:r>
        <w:rPr>
          <w:sz w:val="20"/>
        </w:rPr>
        <w:t>机柜间跳接端口（与实验室机柜布线有关）</w:t>
      </w:r>
    </w:p>
    <w:p w14:paraId="019F2517">
      <w:pPr>
        <w:jc w:val="center"/>
        <w:rPr>
          <w:sz w:val="20"/>
        </w:rPr>
      </w:pPr>
    </w:p>
    <w:p w14:paraId="64ADF8BE">
      <w:pPr>
        <w:jc w:val="center"/>
        <w:rPr>
          <w:rFonts w:hint="default" w:ascii="宋体" w:hAnsi="宋体" w:eastAsia="宋体" w:cs="宋体"/>
          <w:spacing w:val="-3"/>
          <w:sz w:val="24"/>
          <w:szCs w:val="24"/>
          <w:lang w:eastAsia="zh-CN"/>
        </w:rPr>
      </w:pPr>
      <w:r>
        <w:rPr>
          <w:rFonts w:hint="default" w:ascii="宋体" w:hAnsi="宋体" w:eastAsia="宋体" w:cs="宋体"/>
          <w:spacing w:val="-3"/>
          <w:sz w:val="24"/>
          <w:szCs w:val="24"/>
          <w:lang w:eastAsia="zh-CN"/>
        </w:rPr>
        <w:t>本实验中，实验中机柜上的实际操作用到的接口只有图中绿色框部分（也就是配线架）</w:t>
      </w:r>
    </w:p>
    <w:p w14:paraId="422AEFE6">
      <w:pPr>
        <w:jc w:val="center"/>
        <w:rPr>
          <w:rFonts w:hint="eastAsia"/>
          <w:sz w:val="20"/>
        </w:rPr>
        <w:sectPr>
          <w:pgSz w:w="11910" w:h="16840"/>
          <w:pgMar w:top="1540" w:right="1220" w:bottom="1180" w:left="1320" w:header="0" w:footer="999" w:gutter="0"/>
          <w:cols w:space="720" w:num="1"/>
        </w:sectPr>
      </w:pPr>
    </w:p>
    <w:p w14:paraId="5AA01DDF">
      <w:pPr>
        <w:pStyle w:val="5"/>
      </w:pPr>
      <w:r>
        <w:rPr>
          <w:rFonts w:hint="eastAsia"/>
        </w:rPr>
        <w:t>1.</w:t>
      </w:r>
      <w:ins w:id="26" w:author="Isabella...伊莎贝拉" w:date="2026-01-30T13:55:34Z">
        <w:r>
          <w:rPr>
            <w:rFonts w:hint="eastAsia"/>
            <w:lang w:val="en-US" w:eastAsia="zh-CN"/>
          </w:rPr>
          <w:t>2</w:t>
        </w:r>
      </w:ins>
      <w:del w:id="27" w:author="Isabella...伊莎贝拉" w:date="2026-01-30T13:55:33Z">
        <w:r>
          <w:rPr>
            <w:rFonts w:hint="eastAsia"/>
          </w:rPr>
          <w:delText>3</w:delText>
        </w:r>
      </w:del>
      <w:r>
        <w:rPr>
          <w:rFonts w:hint="eastAsia"/>
        </w:rPr>
        <w:t xml:space="preserve">.4 </w:t>
      </w:r>
      <w:r>
        <w:t>实验设备</w:t>
      </w:r>
    </w:p>
    <w:p w14:paraId="5AA01DE0">
      <w:pPr>
        <w:pStyle w:val="8"/>
        <w:spacing w:before="11"/>
        <w:rPr>
          <w:sz w:val="36"/>
        </w:rPr>
      </w:pPr>
    </w:p>
    <w:p w14:paraId="5AA01DE1">
      <w:pPr>
        <w:pStyle w:val="8"/>
        <w:ind w:left="959"/>
      </w:pPr>
      <w:r>
        <w:rPr>
          <w:rFonts w:ascii="Lucida Sans Unicode" w:eastAsia="Lucida Sans Unicode"/>
        </w:rPr>
        <w:t>2</w:t>
      </w:r>
      <w:r>
        <w:rPr>
          <w:rFonts w:ascii="Lucida Sans Unicode" w:eastAsia="Lucida Sans Unicode"/>
          <w:spacing w:val="-17"/>
        </w:rPr>
        <w:t xml:space="preserve"> </w:t>
      </w:r>
      <w:r>
        <w:rPr>
          <w:spacing w:val="-30"/>
        </w:rPr>
        <w:t xml:space="preserve">台 </w:t>
      </w:r>
      <w:r>
        <w:rPr>
          <w:rFonts w:ascii="Lucida Sans Unicode" w:eastAsia="Lucida Sans Unicode"/>
        </w:rPr>
        <w:t>PC</w:t>
      </w:r>
      <w:r>
        <w:rPr>
          <w:rFonts w:ascii="Lucida Sans Unicode" w:eastAsia="Lucida Sans Unicode"/>
          <w:spacing w:val="-17"/>
        </w:rPr>
        <w:t xml:space="preserve"> </w:t>
      </w:r>
      <w:r>
        <w:t>机，若干网线，一个配线架，一台交换机。</w:t>
      </w:r>
    </w:p>
    <w:p w14:paraId="5AA01DE2">
      <w:pPr>
        <w:pStyle w:val="8"/>
        <w:rPr>
          <w:sz w:val="36"/>
        </w:rPr>
      </w:pPr>
    </w:p>
    <w:p w14:paraId="5AA01DE3">
      <w:pPr>
        <w:pStyle w:val="5"/>
      </w:pPr>
      <w:r>
        <w:rPr>
          <w:rFonts w:hint="eastAsia"/>
        </w:rPr>
        <w:t>1.</w:t>
      </w:r>
      <w:ins w:id="28" w:author="Isabella...伊莎贝拉" w:date="2026-01-30T13:55:36Z">
        <w:r>
          <w:rPr>
            <w:rFonts w:hint="eastAsia"/>
            <w:lang w:val="en-US" w:eastAsia="zh-CN"/>
          </w:rPr>
          <w:t>2</w:t>
        </w:r>
      </w:ins>
      <w:del w:id="29" w:author="Isabella...伊莎贝拉" w:date="2026-01-30T13:55:36Z">
        <w:r>
          <w:rPr>
            <w:rFonts w:hint="eastAsia"/>
          </w:rPr>
          <w:delText>3</w:delText>
        </w:r>
      </w:del>
      <w:r>
        <w:rPr>
          <w:rFonts w:hint="eastAsia"/>
        </w:rPr>
        <w:t xml:space="preserve">.5 </w:t>
      </w:r>
      <w:r>
        <w:t>实验步骤</w:t>
      </w:r>
    </w:p>
    <w:p w14:paraId="5AA01DE4">
      <w:pPr>
        <w:pStyle w:val="8"/>
        <w:ind w:left="479"/>
      </w:pPr>
      <w:r>
        <w:t>步骤一：</w:t>
      </w:r>
    </w:p>
    <w:p w14:paraId="3AFF7826">
      <w:pPr>
        <w:pStyle w:val="8"/>
        <w:ind w:left="479" w:firstLine="715"/>
        <w:rPr>
          <w:rFonts w:hint="eastAsia" w:eastAsia="宋体"/>
        </w:rPr>
      </w:pPr>
      <w:r>
        <w:rPr>
          <w:rFonts w:hint="eastAsia"/>
        </w:rPr>
        <w:t>将同一机柜连接的两台pc机按照与上一实验相同的方式进行网络配置。</w:t>
      </w:r>
    </w:p>
    <w:p w14:paraId="5AA01DE5">
      <w:pPr>
        <w:pStyle w:val="8"/>
        <w:spacing w:before="159" w:line="333" w:lineRule="auto"/>
        <w:ind w:left="440" w:leftChars="200" w:right="4863" w:firstLine="0"/>
      </w:pPr>
      <w:r>
        <w:t>步骤二：</w:t>
      </w:r>
    </w:p>
    <w:p w14:paraId="79ED4480">
      <w:pPr>
        <w:pStyle w:val="8"/>
        <w:spacing w:before="37"/>
        <w:ind w:left="959"/>
        <w:rPr>
          <w:rFonts w:hint="eastAsia"/>
          <w:spacing w:val="-5"/>
        </w:rPr>
      </w:pPr>
      <w:r>
        <w:rPr>
          <w:spacing w:val="-5"/>
        </w:rPr>
        <w:t>方式一：本机柜跳接</w:t>
      </w:r>
      <w:r>
        <w:rPr>
          <w:rFonts w:hint="eastAsia"/>
          <w:spacing w:val="-5"/>
        </w:rPr>
        <w:t>。</w:t>
      </w:r>
    </w:p>
    <w:p w14:paraId="5AA01DE6">
      <w:pPr>
        <w:pStyle w:val="8"/>
        <w:spacing w:before="37"/>
        <w:ind w:left="0" w:leftChars="0" w:firstLine="0"/>
        <w:rPr>
          <w:rFonts w:hint="eastAsia" w:eastAsia="宋体"/>
        </w:rPr>
      </w:pPr>
      <w:r>
        <w:rPr>
          <w:rFonts w:hint="eastAsia"/>
          <w:spacing w:val="-5"/>
        </w:rPr>
        <w:tab/>
      </w:r>
      <w:r>
        <w:rPr>
          <w:rFonts w:hint="eastAsia"/>
          <w:spacing w:val="-5"/>
        </w:rPr>
        <w:t xml:space="preserve">    </w:t>
      </w:r>
      <w:r>
        <w:rPr>
          <w:spacing w:val="-5"/>
        </w:rPr>
        <w:t xml:space="preserve">将两台 </w:t>
      </w:r>
      <w:r>
        <w:rPr>
          <w:rFonts w:ascii="Lucida Sans Unicode" w:eastAsia="Lucida Sans Unicode"/>
        </w:rPr>
        <w:t>PC</w:t>
      </w:r>
      <w:r>
        <w:rPr>
          <w:rFonts w:ascii="Lucida Sans Unicode" w:eastAsia="Lucida Sans Unicode"/>
          <w:spacing w:val="-16"/>
        </w:rPr>
        <w:t xml:space="preserve"> </w:t>
      </w:r>
      <w:r>
        <w:t>机与本机柜同一台交换机连接。</w:t>
      </w:r>
      <w:r>
        <w:rPr>
          <w:rFonts w:hint="eastAsia"/>
        </w:rPr>
        <w:t>这种方式与实验 1-1 中的方式类似。（方式一实际上就对应着1.2.5的步骤二~步骤五，已经完成1.2.5后就不用再做方式一了。）</w:t>
      </w:r>
    </w:p>
    <w:p w14:paraId="5ADFAD3D">
      <w:pPr>
        <w:pStyle w:val="8"/>
        <w:spacing w:before="144" w:line="348" w:lineRule="auto"/>
        <w:ind w:left="479" w:right="572" w:firstLine="480"/>
        <w:rPr>
          <w:rFonts w:hint="eastAsia"/>
          <w:spacing w:val="-17"/>
        </w:rPr>
      </w:pPr>
      <w:r>
        <w:rPr>
          <w:spacing w:val="-17"/>
        </w:rPr>
        <w:t>方式二：跨机柜跳接</w:t>
      </w:r>
      <w:r>
        <w:rPr>
          <w:rFonts w:hint="eastAsia"/>
          <w:spacing w:val="-17"/>
        </w:rPr>
        <w:t>。</w:t>
      </w:r>
    </w:p>
    <w:p w14:paraId="16EAD5B5">
      <w:pPr>
        <w:pStyle w:val="8"/>
        <w:spacing w:before="144" w:line="348" w:lineRule="auto"/>
        <w:ind w:left="479" w:right="572" w:firstLine="480"/>
        <w:rPr>
          <w:rFonts w:hint="eastAsia"/>
          <w:spacing w:val="-17"/>
        </w:rPr>
      </w:pPr>
      <w:r>
        <w:rPr>
          <w:rFonts w:hint="eastAsia"/>
          <w:spacing w:val="-17"/>
        </w:rPr>
        <w:t>现在，我们希望用另一个机柜的交换机建立我们所用的机柜下的两台 pc 机的连接，而机柜之间的背靠背连接提供了可能。</w:t>
      </w:r>
    </w:p>
    <w:p w14:paraId="5AA01DE7">
      <w:pPr>
        <w:pStyle w:val="8"/>
        <w:spacing w:before="144" w:line="348" w:lineRule="auto"/>
        <w:ind w:left="479" w:right="572" w:firstLine="480"/>
        <w:rPr>
          <w:rFonts w:hint="eastAsia"/>
        </w:rPr>
      </w:pPr>
      <w:r>
        <w:rPr>
          <w:spacing w:val="-17"/>
        </w:rPr>
        <w:t>请另一</w:t>
      </w:r>
      <w:r>
        <w:t>（对面</w:t>
      </w:r>
      <w:r>
        <w:rPr>
          <w:spacing w:val="-65"/>
        </w:rPr>
        <w:t>）</w:t>
      </w:r>
      <w:r>
        <w:rPr>
          <w:spacing w:val="-5"/>
        </w:rPr>
        <w:t>机柜的同学将其机柜的一台交换机</w:t>
      </w:r>
      <w:r>
        <w:t>（两个端口）</w:t>
      </w:r>
      <w:r>
        <w:rPr>
          <w:rFonts w:hint="eastAsia"/>
        </w:rPr>
        <w:t>连接到两个机柜的背靠背接口（记住这两个接口编号，我们会很快用到它们），从而</w:t>
      </w:r>
      <w:r>
        <w:rPr>
          <w:spacing w:val="-6"/>
        </w:rPr>
        <w:t>跳接到本机柜，</w:t>
      </w:r>
      <w:r>
        <w:rPr>
          <w:rFonts w:hint="eastAsia"/>
          <w:spacing w:val="-6"/>
        </w:rPr>
        <w:t>在本机柜上将两台 pc 机分别连接到背靠背接口上，并保证我们之前在另一机柜使用的接口编号和现在使用的是对应的，这保证了我们可以与另一台机柜产生连接。通过以上步骤，我们实现了</w:t>
      </w:r>
      <w:r>
        <w:rPr>
          <w:spacing w:val="-6"/>
        </w:rPr>
        <w:t xml:space="preserve">将两台 </w:t>
      </w:r>
      <w:r>
        <w:rPr>
          <w:rFonts w:ascii="Lucida Sans Unicode" w:eastAsia="Lucida Sans Unicode"/>
        </w:rPr>
        <w:t>PC</w:t>
      </w:r>
      <w:r>
        <w:rPr>
          <w:rFonts w:ascii="Lucida Sans Unicode" w:eastAsia="Lucida Sans Unicode"/>
          <w:spacing w:val="-17"/>
        </w:rPr>
        <w:t xml:space="preserve"> </w:t>
      </w:r>
      <w:r>
        <w:t>机连接到另一机柜的交换机上。</w:t>
      </w:r>
      <w:r>
        <w:rPr>
          <w:rFonts w:hint="eastAsia"/>
        </w:rPr>
        <w:t>例如，机柜6和机柜7之间跳接，机柜6对应PC1和PC2，机柜7对应PC3和PC4，则：</w:t>
      </w:r>
    </w:p>
    <w:p w14:paraId="089DDBD3">
      <w:pPr>
        <w:pStyle w:val="8"/>
        <w:spacing w:before="144" w:line="348" w:lineRule="auto"/>
        <w:ind w:left="479" w:right="572" w:firstLine="480"/>
        <w:rPr>
          <w:rFonts w:hint="eastAsia"/>
        </w:rPr>
      </w:pPr>
      <w:r>
        <w:rPr>
          <w:rFonts w:hint="eastAsia"/>
        </w:rPr>
        <w:t>在机柜6上，应该连接“机柜6~7 01”+“PC1”，“机柜6~7 02”+“PC2”；</w:t>
      </w:r>
    </w:p>
    <w:p w14:paraId="10125715">
      <w:pPr>
        <w:pStyle w:val="8"/>
        <w:spacing w:before="144" w:line="348" w:lineRule="auto"/>
        <w:ind w:left="479" w:right="572" w:firstLine="480"/>
        <w:rPr>
          <w:rFonts w:hint="eastAsia"/>
        </w:rPr>
      </w:pPr>
      <w:r>
        <w:rPr>
          <w:rFonts w:hint="eastAsia"/>
        </w:rPr>
        <w:t>在机柜7上，应连接“机柜7~6 01”+“PC3”，“机柜7~6 02”+“PC4”；</w:t>
      </w:r>
    </w:p>
    <w:p w14:paraId="71768EA0">
      <w:pPr>
        <w:pStyle w:val="8"/>
        <w:spacing w:before="144" w:line="348" w:lineRule="auto"/>
        <w:ind w:left="479" w:right="572" w:firstLine="480"/>
        <w:rPr>
          <w:rFonts w:hint="eastAsia"/>
        </w:rPr>
      </w:pPr>
      <w:r>
        <w:rPr>
          <w:rFonts w:hint="eastAsia"/>
        </w:rPr>
        <w:t>这样，最后结果应该是PC1和PC3 ping通，PC2和PC4 ping通。</w:t>
      </w:r>
    </w:p>
    <w:p w14:paraId="08A1F595">
      <w:pPr>
        <w:pStyle w:val="8"/>
        <w:spacing w:before="144" w:line="348" w:lineRule="auto"/>
        <w:ind w:left="479" w:right="572" w:firstLine="480"/>
        <w:rPr>
          <w:rFonts w:hint="eastAsia"/>
        </w:rPr>
      </w:pPr>
    </w:p>
    <w:p w14:paraId="3E5D0681">
      <w:pPr>
        <w:pStyle w:val="8"/>
        <w:spacing w:before="144" w:line="348" w:lineRule="auto"/>
        <w:ind w:left="479" w:right="572" w:firstLine="480"/>
        <w:rPr>
          <w:rFonts w:hint="eastAsia" w:eastAsia="宋体"/>
        </w:rPr>
      </w:pPr>
      <w:r>
        <w:rPr>
          <w:rFonts w:hint="eastAsia"/>
        </w:rPr>
        <w:t>方式三：通过 0  号机柜跳接</w:t>
      </w:r>
    </w:p>
    <w:p w14:paraId="78852074">
      <w:pPr>
        <w:pStyle w:val="8"/>
        <w:spacing w:before="144" w:line="348" w:lineRule="auto"/>
        <w:ind w:left="479" w:right="572" w:firstLine="480"/>
        <w:rPr>
          <w:rFonts w:hint="eastAsia" w:eastAsia="宋体"/>
        </w:rPr>
      </w:pPr>
      <w:r>
        <w:rPr>
          <w:rFonts w:hint="eastAsia"/>
        </w:rPr>
        <w:t>与背靠背的连接类似，但我们现在希望利用另一个并没有和我们的机柜背靠背连接的机柜的交换机同样的建立我们的机柜下的两台 pc 机的连接，用这种方法，我们可以借助机房内的任意一个机柜中的交换机建立连接。</w:t>
      </w:r>
    </w:p>
    <w:p w14:paraId="5B5FA940">
      <w:pPr>
        <w:pStyle w:val="8"/>
        <w:spacing w:before="144" w:line="348" w:lineRule="auto"/>
        <w:ind w:left="479" w:right="572" w:firstLine="480"/>
        <w:rPr>
          <w:rFonts w:hint="eastAsia" w:eastAsia="宋体"/>
        </w:rPr>
      </w:pPr>
      <w:r>
        <w:rPr>
          <w:rFonts w:hint="eastAsia"/>
        </w:rPr>
        <w:t>在机房中，任意两个机柜都通过环网利用0号机柜进行了跳接，将两台</w:t>
      </w:r>
      <w:r>
        <w:rPr>
          <w:rFonts w:ascii="Times New Roman" w:hAnsi="Times New Roman" w:cs="Times New Roman"/>
        </w:rPr>
        <w:t>PC</w:t>
      </w:r>
      <w:r>
        <w:rPr>
          <w:rFonts w:hint="eastAsia"/>
        </w:rPr>
        <w:t>机连接到两个环网接口，同样的我们需要记住我们使用的接口编号。在 0 号机柜找到对应的接口，将它们分别接到我们所希望连接的机柜在0号机柜上的对应环网接口。例如我们想要连接 5 号就找到 5 号机柜在 0 号机柜上的接口，记住这两个接口的编号，并在 5 号机柜上将这两个对应的接口连接到 5 号机柜的一个交换机上。由此，我们通过 0 号机柜建立了我们的机柜和 5 号机柜的连接，因此接入我们的机柜的两台 pc 机可以通过 5 号机柜的交换机建立连接。</w:t>
      </w:r>
    </w:p>
    <w:p w14:paraId="09D4CC11">
      <w:pPr>
        <w:pStyle w:val="8"/>
        <w:spacing w:before="144" w:line="348" w:lineRule="auto"/>
        <w:ind w:left="440" w:leftChars="200" w:right="572" w:firstLine="0"/>
        <w:rPr>
          <w:rFonts w:hint="eastAsia"/>
        </w:rPr>
      </w:pPr>
      <w:r>
        <w:t>步骤三：</w:t>
      </w:r>
    </w:p>
    <w:p w14:paraId="5AA01DE8">
      <w:pPr>
        <w:pStyle w:val="8"/>
        <w:spacing w:before="17"/>
        <w:ind w:left="959"/>
      </w:pPr>
      <w:r>
        <w:rPr>
          <w:spacing w:val="-6"/>
        </w:rPr>
        <w:t xml:space="preserve">使用操作系统中的网络命令 </w:t>
      </w:r>
      <w:r>
        <w:rPr>
          <w:rFonts w:ascii="Lucida Sans Unicode" w:eastAsia="Lucida Sans Unicode"/>
        </w:rPr>
        <w:t>ping</w:t>
      </w:r>
      <w:r>
        <w:rPr>
          <w:rFonts w:ascii="Lucida Sans Unicode" w:eastAsia="Lucida Sans Unicode"/>
          <w:spacing w:val="-15"/>
        </w:rPr>
        <w:t xml:space="preserve"> </w:t>
      </w:r>
      <w:r>
        <w:rPr>
          <w:spacing w:val="-12"/>
        </w:rPr>
        <w:t xml:space="preserve">测试两台 </w:t>
      </w:r>
      <w:r>
        <w:rPr>
          <w:rFonts w:ascii="Lucida Sans Unicode" w:eastAsia="Lucida Sans Unicode"/>
        </w:rPr>
        <w:t>PC</w:t>
      </w:r>
      <w:r>
        <w:rPr>
          <w:rFonts w:ascii="Lucida Sans Unicode" w:eastAsia="Lucida Sans Unicode"/>
          <w:spacing w:val="-16"/>
        </w:rPr>
        <w:t xml:space="preserve"> </w:t>
      </w:r>
      <w:r>
        <w:t>机是否互通。</w:t>
      </w:r>
    </w:p>
    <w:p w14:paraId="5AA01DE9">
      <w:pPr>
        <w:pStyle w:val="8"/>
        <w:rPr>
          <w:sz w:val="36"/>
        </w:rPr>
      </w:pPr>
    </w:p>
    <w:p w14:paraId="5AA01DEA">
      <w:pPr>
        <w:pStyle w:val="5"/>
      </w:pPr>
      <w:r>
        <w:rPr>
          <w:rFonts w:hint="eastAsia"/>
        </w:rPr>
        <w:t>1.</w:t>
      </w:r>
      <w:ins w:id="30" w:author="Isabella...伊莎贝拉" w:date="2026-01-30T13:55:40Z">
        <w:r>
          <w:rPr>
            <w:rFonts w:hint="eastAsia"/>
            <w:lang w:val="en-US" w:eastAsia="zh-CN"/>
          </w:rPr>
          <w:t>2</w:t>
        </w:r>
      </w:ins>
      <w:del w:id="31" w:author="Isabella...伊莎贝拉" w:date="2026-01-30T13:55:39Z">
        <w:r>
          <w:rPr>
            <w:rFonts w:hint="eastAsia"/>
          </w:rPr>
          <w:delText>3</w:delText>
        </w:r>
      </w:del>
      <w:r>
        <w:rPr>
          <w:rFonts w:hint="eastAsia"/>
        </w:rPr>
        <w:t xml:space="preserve">.6 </w:t>
      </w:r>
      <w:r>
        <w:t>实验配置与命令</w:t>
      </w:r>
    </w:p>
    <w:p w14:paraId="5AA01DEB">
      <w:pPr>
        <w:pStyle w:val="8"/>
        <w:spacing w:before="6"/>
        <w:rPr>
          <w:sz w:val="11"/>
        </w:rPr>
      </w:pPr>
    </w:p>
    <w:tbl>
      <w:tblPr>
        <w:tblStyle w:val="14"/>
        <w:tblW w:w="0" w:type="auto"/>
        <w:tblInd w:w="12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858"/>
        <w:gridCol w:w="2805"/>
        <w:gridCol w:w="3364"/>
      </w:tblGrid>
      <w:tr w14:paraId="5AA01DF2">
        <w:trPr>
          <w:trHeight w:val="488" w:hRule="atLeast"/>
        </w:trPr>
        <w:tc>
          <w:tcPr>
            <w:tcW w:w="2858" w:type="dxa"/>
            <w:tcBorders>
              <w:left w:val="nil"/>
              <w:bottom w:val="single" w:color="808080" w:sz="8" w:space="0"/>
              <w:right w:val="single" w:color="808080" w:sz="8" w:space="0"/>
            </w:tcBorders>
            <w:shd w:val="clear" w:color="auto" w:fill="D9D9D9"/>
          </w:tcPr>
          <w:p w14:paraId="5AA01DEC">
            <w:pPr>
              <w:pStyle w:val="16"/>
              <w:spacing w:before="6"/>
              <w:rPr>
                <w:sz w:val="11"/>
              </w:rPr>
            </w:pPr>
          </w:p>
          <w:p w14:paraId="5AA01DED">
            <w:pPr>
              <w:pStyle w:val="16"/>
              <w:ind w:left="494"/>
              <w:rPr>
                <w:sz w:val="15"/>
              </w:rPr>
            </w:pPr>
            <w:r>
              <w:rPr>
                <w:sz w:val="15"/>
              </w:rPr>
              <w:t>操作</w:t>
            </w:r>
          </w:p>
        </w:tc>
        <w:tc>
          <w:tcPr>
            <w:tcW w:w="2805" w:type="dxa"/>
            <w:tcBorders>
              <w:left w:val="single" w:color="808080" w:sz="8" w:space="0"/>
              <w:bottom w:val="single" w:color="808080" w:sz="8" w:space="0"/>
              <w:right w:val="single" w:color="808080" w:sz="8" w:space="0"/>
            </w:tcBorders>
            <w:shd w:val="clear" w:color="auto" w:fill="D9D9D9"/>
          </w:tcPr>
          <w:p w14:paraId="5AA01DEE">
            <w:pPr>
              <w:pStyle w:val="16"/>
              <w:spacing w:before="6"/>
              <w:rPr>
                <w:sz w:val="11"/>
              </w:rPr>
            </w:pPr>
          </w:p>
          <w:p w14:paraId="5AA01DEF">
            <w:pPr>
              <w:pStyle w:val="16"/>
              <w:ind w:left="578"/>
              <w:rPr>
                <w:sz w:val="15"/>
              </w:rPr>
            </w:pPr>
            <w:r>
              <w:rPr>
                <w:sz w:val="15"/>
              </w:rPr>
              <w:t>命令</w:t>
            </w:r>
          </w:p>
        </w:tc>
        <w:tc>
          <w:tcPr>
            <w:tcW w:w="3364" w:type="dxa"/>
            <w:tcBorders>
              <w:left w:val="single" w:color="808080" w:sz="8" w:space="0"/>
              <w:bottom w:val="single" w:color="808080" w:sz="8" w:space="0"/>
              <w:right w:val="nil"/>
            </w:tcBorders>
            <w:shd w:val="clear" w:color="auto" w:fill="D9D9D9"/>
          </w:tcPr>
          <w:p w14:paraId="5AA01DF0">
            <w:pPr>
              <w:pStyle w:val="16"/>
              <w:spacing w:before="6"/>
              <w:rPr>
                <w:sz w:val="11"/>
              </w:rPr>
            </w:pPr>
          </w:p>
          <w:p w14:paraId="5AA01DF1">
            <w:pPr>
              <w:pStyle w:val="16"/>
              <w:ind w:left="578"/>
              <w:rPr>
                <w:sz w:val="15"/>
              </w:rPr>
            </w:pPr>
            <w:r>
              <w:rPr>
                <w:sz w:val="15"/>
              </w:rPr>
              <w:t>说明</w:t>
            </w:r>
          </w:p>
        </w:tc>
      </w:tr>
      <w:tr w14:paraId="5AA01DF7">
        <w:trPr>
          <w:trHeight w:val="491" w:hRule="atLeast"/>
        </w:trPr>
        <w:tc>
          <w:tcPr>
            <w:tcW w:w="2858" w:type="dxa"/>
            <w:tcBorders>
              <w:top w:val="single" w:color="808080" w:sz="8" w:space="0"/>
              <w:left w:val="nil"/>
              <w:bottom w:val="single" w:color="808080" w:sz="8" w:space="0"/>
              <w:right w:val="single" w:color="808080" w:sz="8" w:space="0"/>
            </w:tcBorders>
          </w:tcPr>
          <w:p w14:paraId="5AA01DF3">
            <w:pPr>
              <w:pStyle w:val="16"/>
              <w:spacing w:before="6"/>
              <w:rPr>
                <w:sz w:val="11"/>
              </w:rPr>
            </w:pPr>
          </w:p>
          <w:p w14:paraId="5AA01DF4">
            <w:pPr>
              <w:pStyle w:val="16"/>
              <w:ind w:left="494"/>
              <w:rPr>
                <w:sz w:val="15"/>
              </w:rPr>
            </w:pPr>
            <w:r>
              <w:rPr>
                <w:sz w:val="15"/>
              </w:rPr>
              <w:t>显示本地网络配置</w:t>
            </w:r>
          </w:p>
        </w:tc>
        <w:tc>
          <w:tcPr>
            <w:tcW w:w="2805" w:type="dxa"/>
            <w:tcBorders>
              <w:top w:val="single" w:color="808080" w:sz="8" w:space="0"/>
              <w:left w:val="single" w:color="808080" w:sz="8" w:space="0"/>
              <w:bottom w:val="single" w:color="808080" w:sz="8" w:space="0"/>
              <w:right w:val="single" w:color="808080" w:sz="8" w:space="0"/>
            </w:tcBorders>
          </w:tcPr>
          <w:p w14:paraId="5AA01DF5">
            <w:pPr>
              <w:pStyle w:val="16"/>
              <w:spacing w:before="137"/>
              <w:ind w:left="578"/>
              <w:rPr>
                <w:rFonts w:ascii="Lucida Sans Unicode"/>
                <w:sz w:val="15"/>
              </w:rPr>
            </w:pPr>
            <w:r>
              <w:rPr>
                <w:rFonts w:ascii="Lucida Sans Unicode"/>
                <w:sz w:val="15"/>
              </w:rPr>
              <w:t>Ipconfig</w:t>
            </w:r>
          </w:p>
        </w:tc>
        <w:tc>
          <w:tcPr>
            <w:tcW w:w="3364" w:type="dxa"/>
            <w:tcBorders>
              <w:top w:val="single" w:color="808080" w:sz="8" w:space="0"/>
              <w:left w:val="single" w:color="808080" w:sz="8" w:space="0"/>
              <w:bottom w:val="single" w:color="808080" w:sz="8" w:space="0"/>
              <w:right w:val="nil"/>
            </w:tcBorders>
          </w:tcPr>
          <w:p w14:paraId="5AA01DF6">
            <w:pPr>
              <w:pStyle w:val="16"/>
              <w:rPr>
                <w:rFonts w:ascii="Times New Roman"/>
              </w:rPr>
            </w:pPr>
          </w:p>
        </w:tc>
      </w:tr>
      <w:tr w14:paraId="5AA01DFC">
        <w:trPr>
          <w:trHeight w:val="488" w:hRule="atLeast"/>
        </w:trPr>
        <w:tc>
          <w:tcPr>
            <w:tcW w:w="2858" w:type="dxa"/>
            <w:tcBorders>
              <w:top w:val="single" w:color="808080" w:sz="8" w:space="0"/>
              <w:left w:val="nil"/>
              <w:bottom w:val="single" w:color="808080" w:sz="8" w:space="0"/>
              <w:right w:val="single" w:color="808080" w:sz="8" w:space="0"/>
            </w:tcBorders>
          </w:tcPr>
          <w:p w14:paraId="5AA01DF8">
            <w:pPr>
              <w:pStyle w:val="16"/>
              <w:spacing w:before="6"/>
              <w:rPr>
                <w:sz w:val="11"/>
              </w:rPr>
            </w:pPr>
          </w:p>
          <w:p w14:paraId="5AA01DF9">
            <w:pPr>
              <w:pStyle w:val="16"/>
              <w:ind w:left="494"/>
              <w:rPr>
                <w:sz w:val="15"/>
              </w:rPr>
            </w:pPr>
            <w:r>
              <w:rPr>
                <w:sz w:val="15"/>
              </w:rPr>
              <w:t>检测连通远程计算机</w:t>
            </w:r>
          </w:p>
        </w:tc>
        <w:tc>
          <w:tcPr>
            <w:tcW w:w="2805" w:type="dxa"/>
            <w:tcBorders>
              <w:top w:val="single" w:color="808080" w:sz="8" w:space="0"/>
              <w:left w:val="single" w:color="808080" w:sz="8" w:space="0"/>
              <w:bottom w:val="single" w:color="808080" w:sz="8" w:space="0"/>
              <w:right w:val="single" w:color="808080" w:sz="8" w:space="0"/>
            </w:tcBorders>
          </w:tcPr>
          <w:p w14:paraId="5AA01DFA">
            <w:pPr>
              <w:pStyle w:val="16"/>
              <w:spacing w:before="132"/>
              <w:ind w:left="578"/>
              <w:rPr>
                <w:rFonts w:ascii="Lucida Sans Unicode" w:eastAsia="Lucida Sans Unicode"/>
                <w:sz w:val="15"/>
              </w:rPr>
            </w:pPr>
            <w:r>
              <w:rPr>
                <w:rFonts w:ascii="Lucida Sans Unicode" w:eastAsia="Lucida Sans Unicode"/>
                <w:w w:val="95"/>
                <w:sz w:val="15"/>
              </w:rPr>
              <w:t>Ping</w:t>
            </w:r>
            <w:r>
              <w:rPr>
                <w:rFonts w:ascii="Lucida Sans Unicode" w:eastAsia="Lucida Sans Unicode"/>
                <w:spacing w:val="119"/>
                <w:sz w:val="15"/>
              </w:rPr>
              <w:t xml:space="preserve"> </w:t>
            </w:r>
            <w:r>
              <w:rPr>
                <w:rFonts w:ascii="Lucida Sans Unicode" w:eastAsia="Lucida Sans Unicode"/>
                <w:w w:val="95"/>
                <w:sz w:val="15"/>
              </w:rPr>
              <w:t>&lt;</w:t>
            </w:r>
            <w:r>
              <w:rPr>
                <w:spacing w:val="-5"/>
                <w:w w:val="95"/>
                <w:sz w:val="15"/>
              </w:rPr>
              <w:t xml:space="preserve">远程计算机 </w:t>
            </w:r>
            <w:r>
              <w:rPr>
                <w:rFonts w:ascii="Lucida Sans Unicode" w:eastAsia="Lucida Sans Unicode"/>
                <w:w w:val="95"/>
                <w:sz w:val="15"/>
              </w:rPr>
              <w:t>IP</w:t>
            </w:r>
            <w:r>
              <w:rPr>
                <w:rFonts w:ascii="Lucida Sans Unicode" w:eastAsia="Lucida Sans Unicode"/>
                <w:spacing w:val="-2"/>
                <w:w w:val="95"/>
                <w:sz w:val="15"/>
              </w:rPr>
              <w:t xml:space="preserve"> </w:t>
            </w:r>
            <w:r>
              <w:rPr>
                <w:w w:val="95"/>
                <w:sz w:val="15"/>
              </w:rPr>
              <w:t>地址</w:t>
            </w:r>
            <w:r>
              <w:rPr>
                <w:rFonts w:ascii="Lucida Sans Unicode" w:eastAsia="Lucida Sans Unicode"/>
                <w:w w:val="95"/>
                <w:sz w:val="15"/>
              </w:rPr>
              <w:t>&gt;</w:t>
            </w:r>
          </w:p>
        </w:tc>
        <w:tc>
          <w:tcPr>
            <w:tcW w:w="3364" w:type="dxa"/>
            <w:tcBorders>
              <w:top w:val="single" w:color="808080" w:sz="8" w:space="0"/>
              <w:left w:val="single" w:color="808080" w:sz="8" w:space="0"/>
              <w:bottom w:val="single" w:color="808080" w:sz="8" w:space="0"/>
              <w:right w:val="nil"/>
            </w:tcBorders>
          </w:tcPr>
          <w:p w14:paraId="5AA01DFB">
            <w:pPr>
              <w:pStyle w:val="16"/>
              <w:spacing w:before="137"/>
              <w:ind w:left="578"/>
              <w:rPr>
                <w:rFonts w:ascii="Lucida Sans Unicode"/>
                <w:sz w:val="15"/>
              </w:rPr>
            </w:pPr>
            <w:r>
              <w:rPr>
                <w:rFonts w:ascii="Lucida Sans Unicode"/>
                <w:w w:val="56"/>
                <w:sz w:val="15"/>
              </w:rPr>
              <w:t>-</w:t>
            </w:r>
          </w:p>
        </w:tc>
      </w:tr>
    </w:tbl>
    <w:p w14:paraId="5AA01DFD">
      <w:pPr>
        <w:pStyle w:val="8"/>
        <w:spacing w:before="1"/>
        <w:rPr>
          <w:sz w:val="27"/>
        </w:rPr>
      </w:pPr>
    </w:p>
    <w:p w14:paraId="5AA01DFE">
      <w:pPr>
        <w:pStyle w:val="5"/>
      </w:pPr>
      <w:r>
        <w:rPr>
          <w:rFonts w:hint="eastAsia"/>
        </w:rPr>
        <w:t>1.</w:t>
      </w:r>
      <w:ins w:id="32" w:author="Isabella...伊莎贝拉" w:date="2026-01-30T13:55:42Z">
        <w:r>
          <w:rPr>
            <w:rFonts w:hint="eastAsia"/>
            <w:lang w:val="en-US" w:eastAsia="zh-CN"/>
          </w:rPr>
          <w:t>2</w:t>
        </w:r>
      </w:ins>
      <w:del w:id="33" w:author="Isabella...伊莎贝拉" w:date="2026-01-30T13:55:42Z">
        <w:r>
          <w:rPr>
            <w:rFonts w:hint="eastAsia"/>
          </w:rPr>
          <w:delText>3</w:delText>
        </w:r>
      </w:del>
      <w:r>
        <w:rPr>
          <w:rFonts w:hint="eastAsia"/>
        </w:rPr>
        <w:t xml:space="preserve">.7 </w:t>
      </w:r>
      <w:r>
        <w:t>实验结果分析与总结</w:t>
      </w:r>
    </w:p>
    <w:p w14:paraId="5AA01DFF">
      <w:pPr>
        <w:tabs>
          <w:tab w:val="left" w:pos="2160"/>
        </w:tabs>
        <w:spacing w:before="62"/>
        <w:ind w:left="958"/>
        <w:rPr>
          <w:sz w:val="28"/>
        </w:rPr>
      </w:pPr>
    </w:p>
    <w:p w14:paraId="5AA01E00">
      <w:pPr>
        <w:pStyle w:val="8"/>
        <w:spacing w:before="1" w:line="364" w:lineRule="auto"/>
        <w:ind w:left="479" w:right="570" w:firstLine="480"/>
      </w:pPr>
      <w:r>
        <w:rPr>
          <w:spacing w:val="-3"/>
        </w:rPr>
        <w:t>通过配线架可以灵活地连接更多的设备。如要将两组</w:t>
      </w:r>
      <w:r>
        <w:rPr>
          <w:spacing w:val="-2"/>
        </w:rPr>
        <w:t>（两个机柜）或更多组</w:t>
      </w:r>
      <w:r>
        <w:rPr>
          <w:spacing w:val="-15"/>
        </w:rPr>
        <w:t xml:space="preserve">的全部 </w:t>
      </w:r>
      <w:r>
        <w:rPr>
          <w:rFonts w:ascii="Lucida Sans Unicode" w:eastAsia="Lucida Sans Unicode"/>
        </w:rPr>
        <w:t>PC</w:t>
      </w:r>
      <w:r>
        <w:rPr>
          <w:rFonts w:ascii="Lucida Sans Unicode" w:eastAsia="Lucida Sans Unicode"/>
          <w:spacing w:val="-17"/>
        </w:rPr>
        <w:t xml:space="preserve"> </w:t>
      </w:r>
      <w:r>
        <w:t>连接成一个局域网。</w:t>
      </w:r>
    </w:p>
    <w:p w14:paraId="5AA01E01">
      <w:pPr>
        <w:pStyle w:val="4"/>
      </w:pPr>
      <w:r>
        <w:rPr>
          <w:rFonts w:hint="eastAsia"/>
        </w:rPr>
        <w:t>1.</w:t>
      </w:r>
      <w:ins w:id="34" w:author="Isabella...伊莎贝拉" w:date="2026-01-30T13:55:46Z">
        <w:r>
          <w:rPr>
            <w:rFonts w:hint="eastAsia"/>
            <w:lang w:val="en-US" w:eastAsia="zh-CN"/>
          </w:rPr>
          <w:t>3</w:t>
        </w:r>
      </w:ins>
      <w:del w:id="35" w:author="Isabella...伊莎贝拉" w:date="2026-01-30T13:55:45Z">
        <w:r>
          <w:rPr>
            <w:rFonts w:hint="eastAsia"/>
          </w:rPr>
          <w:delText>4</w:delText>
        </w:r>
      </w:del>
      <w:r>
        <w:rPr>
          <w:rFonts w:hint="eastAsia"/>
        </w:rPr>
        <w:t xml:space="preserve"> </w:t>
      </w:r>
      <w:r>
        <w:t>相关知识</w:t>
      </w:r>
    </w:p>
    <w:p w14:paraId="5AA01E02">
      <w:pPr>
        <w:pStyle w:val="8"/>
        <w:spacing w:line="331" w:lineRule="auto"/>
        <w:ind w:left="959" w:right="452"/>
        <w:jc w:val="both"/>
        <w:rPr>
          <w:rFonts w:ascii="Arial MT" w:eastAsia="Arial MT"/>
        </w:rPr>
      </w:pPr>
      <w:r>
        <w:rPr>
          <w:w w:val="95"/>
        </w:rPr>
        <w:t>在开始</w:t>
      </w:r>
      <w:r>
        <w:rPr>
          <w:rFonts w:ascii="Lucida Sans Unicode" w:eastAsia="Lucida Sans Unicode"/>
          <w:w w:val="95"/>
        </w:rPr>
        <w:t>|</w:t>
      </w:r>
      <w:r>
        <w:rPr>
          <w:spacing w:val="4"/>
          <w:w w:val="95"/>
        </w:rPr>
        <w:t xml:space="preserve">运行中键入 </w:t>
      </w:r>
      <w:r>
        <w:rPr>
          <w:rFonts w:ascii="Lucida Sans Unicode" w:eastAsia="Lucida Sans Unicode"/>
          <w:w w:val="95"/>
        </w:rPr>
        <w:t>cmd</w:t>
      </w:r>
      <w:r>
        <w:rPr>
          <w:rFonts w:ascii="Lucida Sans Unicode" w:eastAsia="Lucida Sans Unicode"/>
          <w:spacing w:val="68"/>
          <w:w w:val="95"/>
        </w:rPr>
        <w:t xml:space="preserve"> </w:t>
      </w:r>
      <w:r>
        <w:rPr>
          <w:spacing w:val="-7"/>
          <w:w w:val="95"/>
        </w:rPr>
        <w:t xml:space="preserve">并确定，可进入 </w:t>
      </w:r>
      <w:r>
        <w:rPr>
          <w:rFonts w:ascii="Lucida Sans Unicode" w:eastAsia="Lucida Sans Unicode"/>
          <w:w w:val="95"/>
        </w:rPr>
        <w:t>DOS</w:t>
      </w:r>
      <w:r>
        <w:rPr>
          <w:rFonts w:ascii="Lucida Sans Unicode" w:eastAsia="Lucida Sans Unicode"/>
          <w:spacing w:val="63"/>
          <w:w w:val="95"/>
        </w:rPr>
        <w:t xml:space="preserve"> </w:t>
      </w:r>
      <w:r>
        <w:rPr>
          <w:w w:val="95"/>
        </w:rPr>
        <w:t>命令窗口输入操作系统命令。</w:t>
      </w:r>
      <w:r>
        <w:rPr>
          <w:spacing w:val="12"/>
        </w:rPr>
        <w:t>关于</w:t>
      </w:r>
      <w:r>
        <w:rPr>
          <w:rFonts w:ascii="Lucida Sans Unicode" w:eastAsia="Lucida Sans Unicode"/>
        </w:rPr>
        <w:t>ipconfig</w:t>
      </w:r>
      <w:r>
        <w:rPr>
          <w:rFonts w:ascii="Lucida Sans Unicode" w:eastAsia="Lucida Sans Unicode"/>
          <w:spacing w:val="-39"/>
        </w:rPr>
        <w:t xml:space="preserve"> </w:t>
      </w:r>
      <w:r>
        <w:rPr>
          <w:spacing w:val="25"/>
        </w:rPr>
        <w:t>和</w:t>
      </w:r>
      <w:r>
        <w:rPr>
          <w:rFonts w:ascii="Lucida Sans Unicode" w:eastAsia="Lucida Sans Unicode"/>
        </w:rPr>
        <w:t>ping</w:t>
      </w:r>
      <w:r>
        <w:rPr>
          <w:rFonts w:ascii="Lucida Sans Unicode" w:eastAsia="Lucida Sans Unicode"/>
          <w:spacing w:val="-41"/>
        </w:rPr>
        <w:t xml:space="preserve"> </w:t>
      </w:r>
      <w:r>
        <w:rPr>
          <w:spacing w:val="-11"/>
        </w:rPr>
        <w:t>命令更加详细的用法，可以在命令后加入选项</w:t>
      </w:r>
      <w:r>
        <w:rPr>
          <w:rFonts w:ascii="Lucida Sans Unicode" w:eastAsia="Lucida Sans Unicode"/>
        </w:rPr>
        <w:t>/?</w:t>
      </w:r>
      <w:r>
        <w:t>得到。</w:t>
      </w:r>
      <w:r>
        <w:rPr>
          <w:rFonts w:ascii="Arial MT" w:eastAsia="Arial MT"/>
        </w:rPr>
        <w:t>C:\Documents</w:t>
      </w:r>
      <w:r>
        <w:rPr>
          <w:rFonts w:ascii="Arial MT" w:eastAsia="Arial MT"/>
          <w:spacing w:val="-1"/>
        </w:rPr>
        <w:t xml:space="preserve"> </w:t>
      </w:r>
      <w:r>
        <w:rPr>
          <w:rFonts w:ascii="Arial MT" w:eastAsia="Arial MT"/>
        </w:rPr>
        <w:t>and</w:t>
      </w:r>
      <w:r>
        <w:rPr>
          <w:rFonts w:ascii="Arial MT" w:eastAsia="Arial MT"/>
          <w:spacing w:val="-2"/>
        </w:rPr>
        <w:t xml:space="preserve"> </w:t>
      </w:r>
      <w:r>
        <w:rPr>
          <w:rFonts w:ascii="Arial MT" w:eastAsia="Arial MT"/>
        </w:rPr>
        <w:t>Settings\Administrator&gt;ipconfig</w:t>
      </w:r>
      <w:r>
        <w:rPr>
          <w:rFonts w:ascii="Arial MT" w:eastAsia="Arial MT"/>
          <w:spacing w:val="-1"/>
        </w:rPr>
        <w:t xml:space="preserve"> /?</w:t>
      </w:r>
    </w:p>
    <w:p w14:paraId="5AA01E03">
      <w:pPr>
        <w:pStyle w:val="8"/>
        <w:spacing w:before="68"/>
        <w:ind w:left="959"/>
        <w:rPr>
          <w:rFonts w:ascii="Arial MT"/>
        </w:rPr>
      </w:pPr>
      <w:r>
        <w:rPr>
          <w:rFonts w:ascii="Arial MT"/>
        </w:rPr>
        <w:t>C:\Documents</w:t>
      </w:r>
      <w:r>
        <w:rPr>
          <w:rFonts w:ascii="Arial MT"/>
          <w:spacing w:val="-6"/>
        </w:rPr>
        <w:t xml:space="preserve"> </w:t>
      </w:r>
      <w:r>
        <w:rPr>
          <w:rFonts w:ascii="Arial MT"/>
        </w:rPr>
        <w:t>and</w:t>
      </w:r>
      <w:r>
        <w:rPr>
          <w:rFonts w:ascii="Arial MT"/>
          <w:spacing w:val="-7"/>
        </w:rPr>
        <w:t xml:space="preserve"> </w:t>
      </w:r>
      <w:r>
        <w:rPr>
          <w:rFonts w:ascii="Arial MT"/>
        </w:rPr>
        <w:t>Settings\Administrator&gt;ping</w:t>
      </w:r>
      <w:r>
        <w:rPr>
          <w:rFonts w:ascii="Arial MT"/>
          <w:spacing w:val="-7"/>
        </w:rPr>
        <w:t xml:space="preserve"> </w:t>
      </w:r>
      <w:r>
        <w:rPr>
          <w:rFonts w:ascii="Arial MT"/>
        </w:rPr>
        <w:t>/?</w:t>
      </w:r>
    </w:p>
    <w:p w14:paraId="253EA5E1">
      <w:pPr>
        <w:pStyle w:val="8"/>
        <w:spacing w:before="68"/>
        <w:ind w:left="0"/>
        <w:rPr>
          <w:rFonts w:ascii="Arial MT"/>
        </w:rPr>
      </w:pPr>
    </w:p>
    <w:p w14:paraId="3F6A8674">
      <w:pPr>
        <w:pStyle w:val="4"/>
        <w:rPr>
          <w:rFonts w:hint="eastAsia"/>
        </w:rPr>
      </w:pPr>
      <w:r>
        <w:rPr>
          <w:rFonts w:hint="eastAsia"/>
        </w:rPr>
        <w:t>1.</w:t>
      </w:r>
      <w:ins w:id="36" w:author="Isabella...伊莎贝拉" w:date="2026-01-30T13:55:50Z">
        <w:r>
          <w:rPr>
            <w:rFonts w:hint="eastAsia"/>
            <w:lang w:val="en-US" w:eastAsia="zh-CN"/>
          </w:rPr>
          <w:t>4</w:t>
        </w:r>
      </w:ins>
      <w:del w:id="37" w:author="Isabella...伊莎贝拉" w:date="2026-01-30T13:55:48Z">
        <w:bookmarkStart w:id="0" w:name="_GoBack"/>
        <w:bookmarkEnd w:id="0"/>
        <w:r>
          <w:rPr>
            <w:rFonts w:hint="eastAsia"/>
          </w:rPr>
          <w:delText>5</w:delText>
        </w:r>
      </w:del>
      <w:r>
        <w:rPr>
          <w:rFonts w:hint="eastAsia"/>
        </w:rPr>
        <w:t xml:space="preserve"> 验收标准</w:t>
      </w:r>
    </w:p>
    <w:p w14:paraId="2E1A493D">
      <w:pPr>
        <w:pStyle w:val="8"/>
        <w:spacing w:before="68"/>
        <w:ind w:left="0"/>
        <w:rPr>
          <w:rFonts w:hint="eastAsia" w:ascii="Arial MT"/>
        </w:rPr>
      </w:pPr>
      <w:r>
        <w:rPr>
          <w:rFonts w:hint="eastAsia" w:ascii="Arial MT"/>
        </w:rPr>
        <w:t>1、卫生分，满分10分</w:t>
      </w:r>
    </w:p>
    <w:p w14:paraId="623F95C4">
      <w:pPr>
        <w:pStyle w:val="8"/>
        <w:spacing w:before="68"/>
        <w:ind w:left="0" w:firstLine="720"/>
        <w:rPr>
          <w:rFonts w:hint="eastAsia" w:ascii="Arial MT"/>
        </w:rPr>
      </w:pPr>
      <w:r>
        <w:rPr>
          <w:rFonts w:hint="eastAsia" w:ascii="Arial MT"/>
        </w:rPr>
        <w:t>完成实验后座位干净整洁此项记10分，其他情况酌情给分</w:t>
      </w:r>
    </w:p>
    <w:p w14:paraId="6F889488">
      <w:pPr>
        <w:pStyle w:val="8"/>
        <w:spacing w:before="68"/>
        <w:ind w:left="0"/>
        <w:rPr>
          <w:rFonts w:hint="eastAsia" w:ascii="Arial MT"/>
        </w:rPr>
      </w:pPr>
      <w:r>
        <w:rPr>
          <w:rFonts w:hint="eastAsia" w:ascii="Arial MT"/>
        </w:rPr>
        <w:t>2、网线制作部分，满分40分</w:t>
      </w:r>
    </w:p>
    <w:p w14:paraId="31215BD8">
      <w:pPr>
        <w:pStyle w:val="8"/>
        <w:spacing w:before="68"/>
        <w:ind w:left="0" w:firstLine="720"/>
        <w:rPr>
          <w:rFonts w:hint="eastAsia" w:ascii="Arial MT"/>
        </w:rPr>
      </w:pPr>
      <w:r>
        <w:rPr>
          <w:rFonts w:hint="eastAsia" w:ascii="Arial MT"/>
        </w:rPr>
        <w:t>网线接好不松动+35分</w:t>
      </w:r>
    </w:p>
    <w:p w14:paraId="62274DE2">
      <w:pPr>
        <w:pStyle w:val="8"/>
        <w:spacing w:before="68"/>
        <w:ind w:left="0" w:firstLine="720"/>
        <w:rPr>
          <w:rFonts w:hint="eastAsia" w:ascii="Arial MT"/>
        </w:rPr>
      </w:pPr>
      <w:r>
        <w:rPr>
          <w:rFonts w:hint="eastAsia" w:ascii="Arial MT"/>
        </w:rPr>
        <w:t>直连线/交叉线亮灯顺序正确+5分</w:t>
      </w:r>
    </w:p>
    <w:p w14:paraId="5A993D64">
      <w:pPr>
        <w:pStyle w:val="8"/>
        <w:numPr>
          <w:ilvl w:val="0"/>
          <w:numId w:val="2"/>
        </w:numPr>
        <w:spacing w:before="68"/>
        <w:ind w:left="0"/>
        <w:rPr>
          <w:rFonts w:hint="eastAsia" w:ascii="Arial MT"/>
        </w:rPr>
      </w:pPr>
      <w:r>
        <w:rPr>
          <w:rFonts w:hint="eastAsia" w:ascii="Arial MT"/>
        </w:rPr>
        <w:t>跳接部分，满分40分</w:t>
      </w:r>
    </w:p>
    <w:p w14:paraId="14995308">
      <w:pPr>
        <w:pStyle w:val="8"/>
        <w:numPr>
          <w:ilvl w:val="-1"/>
          <w:numId w:val="0"/>
        </w:numPr>
        <w:spacing w:before="68"/>
        <w:ind w:left="0" w:firstLine="720"/>
        <w:rPr>
          <w:rFonts w:hint="eastAsia" w:ascii="Arial MT"/>
        </w:rPr>
      </w:pPr>
      <w:r>
        <w:rPr>
          <w:rFonts w:hint="eastAsia" w:ascii="Arial MT"/>
        </w:rPr>
        <w:t>任意两台机器ping通+30分</w:t>
      </w:r>
    </w:p>
    <w:p w14:paraId="69636C67">
      <w:pPr>
        <w:pStyle w:val="8"/>
        <w:numPr>
          <w:ilvl w:val="-1"/>
          <w:numId w:val="0"/>
        </w:numPr>
        <w:spacing w:before="68"/>
        <w:ind w:left="0" w:firstLine="720"/>
        <w:rPr>
          <w:rFonts w:hint="eastAsia" w:ascii="Arial MT"/>
        </w:rPr>
      </w:pPr>
      <w:r>
        <w:rPr>
          <w:rFonts w:hint="eastAsia" w:ascii="Arial MT"/>
        </w:rPr>
        <w:t>完成跨机柜跳接+5分</w:t>
      </w:r>
    </w:p>
    <w:p w14:paraId="656C56E4">
      <w:pPr>
        <w:pStyle w:val="8"/>
        <w:numPr>
          <w:ilvl w:val="-1"/>
          <w:numId w:val="0"/>
        </w:numPr>
        <w:spacing w:before="68"/>
        <w:ind w:left="0" w:firstLine="720"/>
        <w:rPr>
          <w:rFonts w:hint="eastAsia" w:ascii="Arial MT"/>
        </w:rPr>
      </w:pPr>
      <w:r>
        <w:rPr>
          <w:rFonts w:hint="eastAsia" w:ascii="Arial MT"/>
        </w:rPr>
        <w:t>完成环网跳接+5分</w:t>
      </w:r>
    </w:p>
    <w:p w14:paraId="1151E416">
      <w:pPr>
        <w:pStyle w:val="8"/>
        <w:numPr>
          <w:ilvl w:val="0"/>
          <w:numId w:val="2"/>
        </w:numPr>
        <w:spacing w:before="68"/>
        <w:ind w:left="0" w:firstLine="0"/>
        <w:rPr>
          <w:rFonts w:hint="eastAsia" w:ascii="Arial MT"/>
        </w:rPr>
      </w:pPr>
      <w:r>
        <w:rPr>
          <w:rFonts w:hint="eastAsia" w:ascii="Arial MT"/>
        </w:rPr>
        <w:t>个人分，满分10分</w:t>
      </w:r>
    </w:p>
    <w:p w14:paraId="3C58A361">
      <w:pPr>
        <w:pStyle w:val="8"/>
        <w:numPr>
          <w:ilvl w:val="-1"/>
          <w:numId w:val="0"/>
        </w:numPr>
        <w:spacing w:before="68"/>
        <w:ind w:left="0" w:firstLine="720"/>
        <w:rPr>
          <w:rFonts w:hint="eastAsia" w:ascii="Arial MT"/>
        </w:rPr>
      </w:pPr>
      <w:r>
        <w:rPr>
          <w:rFonts w:hint="eastAsia" w:ascii="Arial MT"/>
        </w:rPr>
        <w:t>根据实际表现情况给分（积极性、对实验的熟悉度、工作参与度等）</w:t>
      </w:r>
    </w:p>
    <w:sectPr>
      <w:pgSz w:w="11910" w:h="16840"/>
      <w:pgMar w:top="1460" w:right="1220" w:bottom="1180" w:left="1320" w:header="0" w:footer="9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Lucida Sans Unicode">
    <w:altName w:val="苹方-简"/>
    <w:panose1 w:val="020B0602030005020204"/>
    <w:charset w:val="00"/>
    <w:family w:val="swiss"/>
    <w:pitch w:val="default"/>
    <w:sig w:usb0="00000000" w:usb1="00000000" w:usb2="00000000" w:usb3="00000000" w:csb0="200000BF" w:csb1="D7F70000"/>
  </w:font>
  <w:font w:name="Noto Naskh Arabic">
    <w:altName w:val="苹方-简"/>
    <w:panose1 w:val="020B0502040005020204"/>
    <w:charset w:val="00"/>
    <w:family w:val="auto"/>
    <w:pitch w:val="default"/>
    <w:sig w:usb0="00000000" w:usb1="00000000" w:usb2="00000008" w:usb3="00000000" w:csb0="00000041" w:csb1="00080000"/>
  </w:font>
  <w:font w:name="Arial MT">
    <w:altName w:val="Arial"/>
    <w:panose1 w:val="00000000000000000000"/>
    <w:charset w:val="01"/>
    <w:family w:val="swiss"/>
    <w:pitch w:val="default"/>
    <w:sig w:usb0="00000000" w:usb1="00000000" w:usb2="00000000" w:usb3="00000000" w:csb0="00000000" w:csb1="00000000"/>
  </w:font>
  <w:font w:name="微软雅黑">
    <w:altName w:val="汉仪旗黑"/>
    <w:panose1 w:val="020B0503020002020204"/>
    <w:charset w:val="86"/>
    <w:family w:val="swiss"/>
    <w:pitch w:val="default"/>
    <w:sig w:usb0="00000000" w:usb1="00000000" w:usb2="00000016" w:usb3="00000000" w:csb0="0004001F" w:csb1="00000000"/>
  </w:font>
  <w:font w:name="汉仪旗黑KW 55S">
    <w:altName w:val="汉仪中黑KW"/>
    <w:panose1 w:val="00020600040001010101"/>
    <w:charset w:val="86"/>
    <w:family w:val="auto"/>
    <w:pitch w:val="default"/>
    <w:sig w:usb0="00000000" w:usb1="00000000" w:usb2="00000016" w:usb3="00000000" w:csb0="0004009F" w:csb1="DFD70000"/>
  </w:font>
  <w:font w:name="苹方-简">
    <w:panose1 w:val="020B0400000000000000"/>
    <w:charset w:val="86"/>
    <w:family w:val="auto"/>
    <w:pitch w:val="default"/>
    <w:sig w:usb0="A00002FF" w:usb1="7ACFFDFB" w:usb2="00000017" w:usb3="00000000" w:csb0="00040001" w:csb1="00000000"/>
  </w:font>
  <w:font w:name="Arial">
    <w:panose1 w:val="020B0604020202090204"/>
    <w:charset w:val="00"/>
    <w:family w:val="auto"/>
    <w:pitch w:val="default"/>
    <w:sig w:usb0="E0000AFF" w:usb1="00007843" w:usb2="00000001" w:usb3="00000000" w:csb0="400001BF" w:csb1="DFF7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A01E10">
    <w:pPr>
      <w:pStyle w:val="8"/>
      <w:spacing w:line="14" w:lineRule="auto"/>
      <w:rPr>
        <w:sz w:val="20"/>
      </w:rPr>
    </w:pPr>
    <w:r>
      <mc:AlternateContent>
        <mc:Choice Requires="wps">
          <w:drawing>
            <wp:anchor distT="0" distB="0" distL="0" distR="0" simplePos="0" relativeHeight="251659264" behindDoc="1" locked="0" layoutInCell="1" allowOverlap="1">
              <wp:simplePos x="0" y="0"/>
              <wp:positionH relativeFrom="page">
                <wp:posOffset>6309360</wp:posOffset>
              </wp:positionH>
              <wp:positionV relativeFrom="page">
                <wp:posOffset>9918065</wp:posOffset>
              </wp:positionV>
              <wp:extent cx="148590" cy="160020"/>
              <wp:effectExtent l="0" t="0" r="0" b="0"/>
              <wp:wrapNone/>
              <wp:docPr id="4097" name="Text Box 1"/>
              <wp:cNvGraphicFramePr/>
              <a:graphic xmlns:a="http://schemas.openxmlformats.org/drawingml/2006/main">
                <a:graphicData uri="http://schemas.microsoft.com/office/word/2010/wordprocessingShape">
                  <wps:wsp>
                    <wps:cNvSpPr/>
                    <wps:spPr>
                      <a:xfrm>
                        <a:off x="0" y="0"/>
                        <a:ext cx="148590" cy="160019"/>
                      </a:xfrm>
                      <a:prstGeom prst="rect">
                        <a:avLst/>
                      </a:prstGeom>
                      <a:ln>
                        <a:noFill/>
                      </a:ln>
                    </wps:spPr>
                    <wps:txbx>
                      <w:txbxContent>
                        <w:p w14:paraId="5AA01E12">
                          <w:pPr>
                            <w:spacing w:line="252" w:lineRule="exact"/>
                            <w:ind w:left="60"/>
                            <w:rPr>
                              <w:rFonts w:ascii="Lucida Sans Unicode"/>
                              <w:sz w:val="18"/>
                            </w:rPr>
                          </w:pPr>
                          <w:r>
                            <w:fldChar w:fldCharType="begin"/>
                          </w:r>
                          <w:r>
                            <w:rPr>
                              <w:rFonts w:ascii="Lucida Sans Unicode"/>
                              <w:sz w:val="18"/>
                            </w:rPr>
                            <w:instrText xml:space="preserve"> PAGE </w:instrText>
                          </w:r>
                          <w:r>
                            <w:fldChar w:fldCharType="separate"/>
                          </w:r>
                          <w:r>
                            <w:rPr>
                              <w:rFonts w:ascii="Lucida Sans Unicode"/>
                              <w:sz w:val="18"/>
                            </w:rPr>
                            <w:t>2</w:t>
                          </w:r>
                          <w:r>
                            <w:fldChar w:fldCharType="end"/>
                          </w:r>
                        </w:p>
                      </w:txbxContent>
                    </wps:txbx>
                    <wps:bodyPr vert="horz" wrap="square" lIns="0" tIns="0" rIns="0" bIns="0" anchor="t" upright="1">
                      <a:noAutofit/>
                    </wps:bodyPr>
                  </wps:wsp>
                </a:graphicData>
              </a:graphic>
            </wp:anchor>
          </w:drawing>
        </mc:Choice>
        <mc:Fallback>
          <w:pict>
            <v:rect id="Text Box 1" o:spid="_x0000_s1026" o:spt="1" style="position:absolute;left:0pt;margin-left:496.8pt;margin-top:780.95pt;height:12.6pt;width:11.7pt;mso-position-horizontal-relative:page;mso-position-vertical-relative:page;z-index:-251657216;mso-width-relative:page;mso-height-relative:page;" filled="f" stroked="f" coordsize="21600,21600" o:gfxdata="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LYxZB3AAAAA4BAAAPAAAAAAAAAAEAIAAAACIAAABk&#10;cnMvZG93bnJldi54bWxQSwECFAAUAAAACACHTuJARir4PckBAACdAwAADgAAAAAAAAABACAAAAAr&#10;AQAAZHJzL2Uyb0RvYy54bWxQSwUGAAAAAAYABgBZAQAAZgUAAAAA&#10;">
              <v:fill on="f" focussize="0,0"/>
              <v:stroke on="f"/>
              <v:imagedata o:title=""/>
              <o:lock v:ext="edit" aspectratio="f"/>
              <v:textbox inset="0mm,0mm,0mm,0mm">
                <w:txbxContent>
                  <w:p w14:paraId="5AA01E12">
                    <w:pPr>
                      <w:spacing w:line="252" w:lineRule="exact"/>
                      <w:ind w:left="60"/>
                      <w:rPr>
                        <w:rFonts w:ascii="Lucida Sans Unicode"/>
                        <w:sz w:val="18"/>
                      </w:rPr>
                    </w:pPr>
                    <w:r>
                      <w:fldChar w:fldCharType="begin"/>
                    </w:r>
                    <w:r>
                      <w:rPr>
                        <w:rFonts w:ascii="Lucida Sans Unicode"/>
                        <w:sz w:val="18"/>
                      </w:rPr>
                      <w:instrText xml:space="preserve"> PAGE </w:instrText>
                    </w:r>
                    <w:r>
                      <w:fldChar w:fldCharType="separate"/>
                    </w:r>
                    <w:r>
                      <w:rPr>
                        <w:rFonts w:ascii="Lucida Sans Unicode"/>
                        <w:sz w:val="18"/>
                      </w:rPr>
                      <w:t>2</w:t>
                    </w:r>
                    <w:r>
                      <w:fldChar w:fldCharType="end"/>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3"/>
      <w:numFmt w:val="decimal"/>
      <w:suff w:val="nothing"/>
      <w:lvlText w:val="%1、"/>
      <w:lvlJc w:val="left"/>
    </w:lvl>
  </w:abstractNum>
  <w:abstractNum w:abstractNumId="1">
    <w:nsid w:val="00000001"/>
    <w:multiLevelType w:val="multilevel"/>
    <w:tmpl w:val="00000001"/>
    <w:lvl w:ilvl="0" w:tentative="0">
      <w:start w:val="1"/>
      <w:numFmt w:val="decimal"/>
      <w:lvlText w:val="%1）"/>
      <w:lvlJc w:val="left"/>
      <w:pPr>
        <w:ind w:left="899" w:hanging="420"/>
      </w:pPr>
      <w:rPr>
        <w:rFonts w:hint="default" w:ascii="Lucida Sans Unicode" w:hAnsi="Lucida Sans Unicode" w:eastAsia="Lucida Sans Unicode" w:cs="Lucida Sans Unicode"/>
        <w:spacing w:val="-1"/>
        <w:w w:val="100"/>
        <w:sz w:val="24"/>
        <w:szCs w:val="24"/>
        <w:lang w:val="en-US" w:eastAsia="zh-CN" w:bidi="ar-SA"/>
      </w:rPr>
    </w:lvl>
    <w:lvl w:ilvl="1" w:tentative="0">
      <w:start w:val="0"/>
      <w:numFmt w:val="bullet"/>
      <w:lvlText w:val="•"/>
      <w:lvlJc w:val="left"/>
      <w:pPr>
        <w:ind w:left="1746" w:hanging="420"/>
      </w:pPr>
      <w:rPr>
        <w:rFonts w:hint="default"/>
        <w:lang w:val="en-US" w:eastAsia="zh-CN" w:bidi="ar-SA"/>
      </w:rPr>
    </w:lvl>
    <w:lvl w:ilvl="2" w:tentative="0">
      <w:start w:val="0"/>
      <w:numFmt w:val="bullet"/>
      <w:lvlText w:val="•"/>
      <w:lvlJc w:val="left"/>
      <w:pPr>
        <w:ind w:left="2593" w:hanging="420"/>
      </w:pPr>
      <w:rPr>
        <w:rFonts w:hint="default"/>
        <w:lang w:val="en-US" w:eastAsia="zh-CN" w:bidi="ar-SA"/>
      </w:rPr>
    </w:lvl>
    <w:lvl w:ilvl="3" w:tentative="0">
      <w:start w:val="0"/>
      <w:numFmt w:val="bullet"/>
      <w:lvlText w:val="•"/>
      <w:lvlJc w:val="left"/>
      <w:pPr>
        <w:ind w:left="3439" w:hanging="420"/>
      </w:pPr>
      <w:rPr>
        <w:rFonts w:hint="default"/>
        <w:lang w:val="en-US" w:eastAsia="zh-CN" w:bidi="ar-SA"/>
      </w:rPr>
    </w:lvl>
    <w:lvl w:ilvl="4" w:tentative="0">
      <w:start w:val="0"/>
      <w:numFmt w:val="bullet"/>
      <w:lvlText w:val="•"/>
      <w:lvlJc w:val="left"/>
      <w:pPr>
        <w:ind w:left="4286" w:hanging="420"/>
      </w:pPr>
      <w:rPr>
        <w:rFonts w:hint="default"/>
        <w:lang w:val="en-US" w:eastAsia="zh-CN" w:bidi="ar-SA"/>
      </w:rPr>
    </w:lvl>
    <w:lvl w:ilvl="5" w:tentative="0">
      <w:start w:val="0"/>
      <w:numFmt w:val="bullet"/>
      <w:lvlText w:val="•"/>
      <w:lvlJc w:val="left"/>
      <w:pPr>
        <w:ind w:left="5132" w:hanging="420"/>
      </w:pPr>
      <w:rPr>
        <w:rFonts w:hint="default"/>
        <w:lang w:val="en-US" w:eastAsia="zh-CN" w:bidi="ar-SA"/>
      </w:rPr>
    </w:lvl>
    <w:lvl w:ilvl="6" w:tentative="0">
      <w:start w:val="0"/>
      <w:numFmt w:val="bullet"/>
      <w:lvlText w:val="•"/>
      <w:lvlJc w:val="left"/>
      <w:pPr>
        <w:ind w:left="5979" w:hanging="420"/>
      </w:pPr>
      <w:rPr>
        <w:rFonts w:hint="default"/>
        <w:lang w:val="en-US" w:eastAsia="zh-CN" w:bidi="ar-SA"/>
      </w:rPr>
    </w:lvl>
    <w:lvl w:ilvl="7" w:tentative="0">
      <w:start w:val="0"/>
      <w:numFmt w:val="bullet"/>
      <w:lvlText w:val="•"/>
      <w:lvlJc w:val="left"/>
      <w:pPr>
        <w:ind w:left="6825" w:hanging="420"/>
      </w:pPr>
      <w:rPr>
        <w:rFonts w:hint="default"/>
        <w:lang w:val="en-US" w:eastAsia="zh-CN" w:bidi="ar-SA"/>
      </w:rPr>
    </w:lvl>
    <w:lvl w:ilvl="8" w:tentative="0">
      <w:start w:val="0"/>
      <w:numFmt w:val="bullet"/>
      <w:lvlText w:val="•"/>
      <w:lvlJc w:val="left"/>
      <w:pPr>
        <w:ind w:left="7672" w:hanging="420"/>
      </w:pPr>
      <w:rPr>
        <w:rFonts w:hint="default"/>
        <w:lang w:val="en-US" w:eastAsia="zh-CN" w:bidi="ar-S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sabella...伊莎贝拉">
    <w15:presenceInfo w15:providerId="WPS Office" w15:userId="1278884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bordersDoNotSurroundHeader w:val="1"/>
  <w:bordersDoNotSurroundFooter w:val="1"/>
  <w:trackRevisions w:val="1"/>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DFF34E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160" w:line="259" w:lineRule="auto"/>
    </w:pPr>
    <w:rPr>
      <w:rFonts w:ascii="宋体" w:hAnsi="宋体" w:eastAsia="宋体" w:cs="宋体"/>
      <w:sz w:val="22"/>
      <w:szCs w:val="22"/>
      <w:lang w:val="en-US" w:eastAsia="zh-CN" w:bidi="ar-SA"/>
    </w:rPr>
  </w:style>
  <w:style w:type="paragraph" w:styleId="2">
    <w:name w:val="heading 1"/>
    <w:basedOn w:val="1"/>
    <w:next w:val="1"/>
    <w:qFormat/>
    <w:uiPriority w:val="9"/>
    <w:pPr>
      <w:ind w:left="1739" w:hanging="1021"/>
      <w:outlineLvl w:val="0"/>
    </w:pPr>
    <w:rPr>
      <w:sz w:val="32"/>
      <w:szCs w:val="32"/>
    </w:rPr>
  </w:style>
  <w:style w:type="paragraph" w:styleId="3">
    <w:name w:val="heading 2"/>
    <w:basedOn w:val="1"/>
    <w:next w:val="1"/>
    <w:qFormat/>
    <w:uiPriority w:val="9"/>
    <w:pPr>
      <w:ind w:left="2159" w:hanging="1201"/>
      <w:outlineLvl w:val="1"/>
    </w:pPr>
    <w:rPr>
      <w:sz w:val="28"/>
      <w:szCs w:val="28"/>
    </w:rPr>
  </w:style>
  <w:style w:type="paragraph" w:styleId="4">
    <w:name w:val="heading 3"/>
    <w:basedOn w:val="1"/>
    <w:next w:val="1"/>
    <w:qFormat/>
    <w:uiPriority w:val="9"/>
    <w:pPr>
      <w:keepNext/>
      <w:keepLines/>
      <w:spacing w:before="260" w:after="260" w:line="413" w:lineRule="auto"/>
      <w:outlineLvl w:val="2"/>
    </w:pPr>
    <w:rPr>
      <w:b/>
      <w:sz w:val="32"/>
    </w:rPr>
  </w:style>
  <w:style w:type="paragraph" w:styleId="5">
    <w:name w:val="heading 4"/>
    <w:basedOn w:val="1"/>
    <w:next w:val="1"/>
    <w:qFormat/>
    <w:uiPriority w:val="9"/>
    <w:pPr>
      <w:keepNext/>
      <w:keepLines/>
      <w:spacing w:before="280" w:after="290" w:line="372" w:lineRule="auto"/>
      <w:outlineLvl w:val="3"/>
    </w:pPr>
    <w:rPr>
      <w:rFonts w:ascii="Arial" w:hAnsi="Arial" w:eastAsia="黑体"/>
      <w:b/>
      <w:sz w:val="28"/>
    </w:rPr>
  </w:style>
  <w:style w:type="paragraph" w:styleId="6">
    <w:name w:val="heading 5"/>
    <w:basedOn w:val="1"/>
    <w:next w:val="1"/>
    <w:qFormat/>
    <w:uiPriority w:val="9"/>
    <w:pPr>
      <w:keepNext/>
      <w:keepLines/>
      <w:spacing w:before="280" w:after="290" w:line="372" w:lineRule="auto"/>
      <w:outlineLvl w:val="4"/>
    </w:pPr>
    <w:rPr>
      <w:b/>
      <w:sz w:val="28"/>
    </w:rPr>
  </w:style>
  <w:style w:type="character" w:default="1" w:styleId="13">
    <w:name w:val="Default Paragraph Font"/>
    <w:qFormat/>
    <w:uiPriority w:val="1"/>
  </w:style>
  <w:style w:type="table" w:default="1" w:styleId="12">
    <w:name w:val="Normal Table"/>
    <w:qFormat/>
    <w:uiPriority w:val="99"/>
    <w:tblPr>
      <w:tblCellMar>
        <w:top w:w="0" w:type="dxa"/>
        <w:left w:w="108" w:type="dxa"/>
        <w:bottom w:w="0" w:type="dxa"/>
        <w:right w:w="108" w:type="dxa"/>
      </w:tblCellMar>
    </w:tblPr>
  </w:style>
  <w:style w:type="paragraph" w:styleId="7">
    <w:name w:val="annotation text"/>
    <w:basedOn w:val="1"/>
    <w:qFormat/>
    <w:uiPriority w:val="99"/>
    <w:pPr>
      <w:jc w:val="left"/>
    </w:pPr>
  </w:style>
  <w:style w:type="paragraph" w:styleId="8">
    <w:name w:val="Body Text"/>
    <w:basedOn w:val="1"/>
    <w:qFormat/>
    <w:uiPriority w:val="1"/>
    <w:rPr>
      <w:sz w:val="24"/>
      <w:szCs w:val="24"/>
    </w:rPr>
  </w:style>
  <w:style w:type="paragraph" w:styleId="9">
    <w:name w:val="footer"/>
    <w:basedOn w:val="1"/>
    <w:link w:val="18"/>
    <w:qFormat/>
    <w:uiPriority w:val="99"/>
    <w:pPr>
      <w:tabs>
        <w:tab w:val="center" w:pos="4153"/>
        <w:tab w:val="right" w:pos="8306"/>
      </w:tabs>
      <w:snapToGrid w:val="0"/>
    </w:pPr>
    <w:rPr>
      <w:sz w:val="18"/>
      <w:szCs w:val="18"/>
    </w:rPr>
  </w:style>
  <w:style w:type="paragraph" w:styleId="10">
    <w:name w:val="header"/>
    <w:basedOn w:val="1"/>
    <w:link w:val="17"/>
    <w:qFormat/>
    <w:uiPriority w:val="99"/>
    <w:pPr>
      <w:pBdr>
        <w:bottom w:val="single" w:color="auto" w:sz="6" w:space="1"/>
      </w:pBdr>
      <w:tabs>
        <w:tab w:val="center" w:pos="4153"/>
        <w:tab w:val="right" w:pos="8306"/>
      </w:tabs>
      <w:snapToGrid w:val="0"/>
      <w:jc w:val="center"/>
    </w:pPr>
    <w:rPr>
      <w:sz w:val="18"/>
      <w:szCs w:val="18"/>
    </w:rPr>
  </w:style>
  <w:style w:type="paragraph" w:styleId="11">
    <w:name w:val="Title"/>
    <w:basedOn w:val="1"/>
    <w:qFormat/>
    <w:uiPriority w:val="10"/>
    <w:pPr>
      <w:spacing w:before="42"/>
      <w:ind w:left="479"/>
    </w:pPr>
    <w:rPr>
      <w:sz w:val="44"/>
      <w:szCs w:val="44"/>
    </w:rPr>
  </w:style>
  <w:style w:type="table" w:customStyle="1" w:styleId="14">
    <w:name w:val="Table Normal"/>
    <w:qFormat/>
    <w:uiPriority w:val="2"/>
    <w:tblPr>
      <w:tblCellMar>
        <w:top w:w="0" w:type="dxa"/>
        <w:left w:w="0" w:type="dxa"/>
        <w:bottom w:w="0" w:type="dxa"/>
        <w:right w:w="0" w:type="dxa"/>
      </w:tblCellMar>
    </w:tblPr>
  </w:style>
  <w:style w:type="paragraph" w:styleId="15">
    <w:name w:val="List Paragraph"/>
    <w:basedOn w:val="1"/>
    <w:qFormat/>
    <w:uiPriority w:val="34"/>
    <w:pPr>
      <w:ind w:left="2159" w:hanging="1201"/>
    </w:pPr>
  </w:style>
  <w:style w:type="paragraph" w:customStyle="1" w:styleId="16">
    <w:name w:val="Table Paragraph"/>
    <w:basedOn w:val="1"/>
    <w:qFormat/>
    <w:uiPriority w:val="1"/>
  </w:style>
  <w:style w:type="character" w:customStyle="1" w:styleId="17">
    <w:name w:val="页眉 字符"/>
    <w:basedOn w:val="13"/>
    <w:link w:val="10"/>
    <w:qFormat/>
    <w:uiPriority w:val="99"/>
    <w:rPr>
      <w:rFonts w:ascii="宋体" w:hAnsi="宋体" w:cs="宋体"/>
      <w:sz w:val="18"/>
      <w:szCs w:val="18"/>
      <w:lang w:eastAsia="zh-CN"/>
    </w:rPr>
  </w:style>
  <w:style w:type="character" w:customStyle="1" w:styleId="18">
    <w:name w:val="页脚 字符"/>
    <w:basedOn w:val="13"/>
    <w:link w:val="9"/>
    <w:qFormat/>
    <w:uiPriority w:val="99"/>
    <w:rPr>
      <w:rFonts w:ascii="宋体" w:hAnsi="宋体" w:cs="宋体"/>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1.pn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14</Pages>
  <Words>3739</Words>
  <Characters>4348</Characters>
  <Paragraphs>183</Paragraphs>
  <TotalTime>1</TotalTime>
  <ScaleCrop>false</ScaleCrop>
  <LinksUpToDate>false</LinksUpToDate>
  <CharactersWithSpaces>4558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2022-03-25T10:38:00Z</dcterms:created>
  <dc:creator>xl</dc:creator>
  <cp:lastModifiedBy>Isabella...伊莎贝拉</cp:lastModifiedBy>
  <dcterms:modified xsi:type="dcterms:W3CDTF">2026-01-30T13:55:51Z</dcterms:modified>
  <dc:title>Microsoft Word - 计算机网络实验教程实验一.doc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2010-03-22T00:00:00Z</vt:filetime>
  </property>
  <property fmtid="{D5CDD505-2E9C-101B-9397-08002B2CF9AE}" pid="3" name="Creator">
    <vt:lpwstr>通用教学管理系统 - Microsoft Internet Explorer</vt:lpwstr>
  </property>
  <property fmtid="{D5CDD505-2E9C-101B-9397-08002B2CF9AE}" pid="4" name="LastSaved">
    <vt:filetime>2021-03-13T00:00:00Z</vt:filetime>
  </property>
  <property fmtid="{D5CDD505-2E9C-101B-9397-08002B2CF9AE}" pid="5" name="KSOProductBuildVer">
    <vt:lpwstr>2052-12.1.24031.24031</vt:lpwstr>
  </property>
  <property fmtid="{D5CDD505-2E9C-101B-9397-08002B2CF9AE}" pid="6" name="ICV">
    <vt:lpwstr>2a7093889f264617af4f451798050e39_23</vt:lpwstr>
  </property>
</Properties>
</file>