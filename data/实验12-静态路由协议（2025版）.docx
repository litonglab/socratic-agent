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1818D">
      <w:pPr>
        <w:pStyle w:val="3"/>
      </w:pPr>
      <w:r>
        <w:rPr>
          <w:rFonts w:hint="eastAsia"/>
        </w:rPr>
        <w:t>第四章：网络层分析与路由</w:t>
      </w:r>
    </w:p>
    <w:p w14:paraId="377D1D3A">
      <w:pPr>
        <w:pStyle w:val="4"/>
        <w:jc w:val="left"/>
      </w:pPr>
      <w:r>
        <w:rPr>
          <w:rFonts w:hint="eastAsia"/>
        </w:rPr>
        <w:t>实验十</w:t>
      </w:r>
      <w:ins w:id="0" w:author="曹景堃" w:date="2025-04-02T14:49:00Z">
        <w:r>
          <w:rPr>
            <w:rFonts w:hint="eastAsia"/>
          </w:rPr>
          <w:t>二</w:t>
        </w:r>
      </w:ins>
      <w:r>
        <w:rPr>
          <w:rFonts w:hint="eastAsia"/>
        </w:rPr>
        <w:t xml:space="preserve"> 静态路由协议</w:t>
      </w:r>
    </w:p>
    <w:p w14:paraId="2B6A46B2">
      <w:pPr>
        <w:pStyle w:val="5"/>
      </w:pPr>
      <w:r>
        <w:rPr>
          <w:rFonts w:hint="eastAsia"/>
        </w:rPr>
        <w:t>1</w:t>
      </w:r>
      <w:ins w:id="1" w:author="张芸梯" w:date="2025-04-02T14:49:00Z">
        <w:r>
          <w:rPr>
            <w:rFonts w:hint="eastAsia"/>
          </w:rPr>
          <w:t>2</w:t>
        </w:r>
      </w:ins>
      <w:del w:id="2" w:author="张芸梯" w:date="2025-04-02T14:49:00Z">
        <w:r>
          <w:rPr>
            <w:rFonts w:hint="eastAsia"/>
          </w:rPr>
          <w:delText>0</w:delText>
        </w:r>
      </w:del>
      <w:r>
        <w:rPr>
          <w:rFonts w:hint="eastAsia"/>
        </w:rPr>
        <w:t>.</w:t>
      </w:r>
      <w:ins w:id="3" w:author="Isabella...伊莎贝拉" w:date="2026-01-30T14:02:37Z">
        <w:r>
          <w:rPr>
            <w:rFonts w:hint="eastAsia"/>
            <w:lang w:val="en-US" w:eastAsia="zh-CN"/>
          </w:rPr>
          <w:t>0</w:t>
        </w:r>
      </w:ins>
      <w:del w:id="4" w:author="Isabella...伊莎贝拉" w:date="2026-01-30T14:02:37Z">
        <w:r>
          <w:rPr>
            <w:rFonts w:hint="eastAsia"/>
          </w:rPr>
          <w:delText>1</w:delText>
        </w:r>
      </w:del>
      <w:r>
        <w:t xml:space="preserve"> </w:t>
      </w:r>
      <w:r>
        <w:rPr>
          <w:rFonts w:hint="eastAsia"/>
        </w:rPr>
        <w:t>问题的提出</w:t>
      </w:r>
    </w:p>
    <w:p w14:paraId="685613A3">
      <w:r>
        <w:t>某公司有两个局域网，每台局域网有一台出口路由器，现在需要将两个局域网通过各自的出口路由器连接起来。实现两个局域网的互通。</w:t>
      </w:r>
    </w:p>
    <w:p w14:paraId="7D13D733">
      <w:pPr>
        <w:pStyle w:val="5"/>
        <w:rPr>
          <w:rFonts w:ascii="宋体" w:hAnsi="宋体" w:cs="宋体"/>
        </w:rPr>
      </w:pPr>
      <w:r>
        <w:rPr>
          <w:rFonts w:hint="eastAsia"/>
        </w:rPr>
        <w:t>1</w:t>
      </w:r>
      <w:ins w:id="5" w:author="曹景堃" w:date="2025-04-02T14:49:00Z">
        <w:r>
          <w:rPr>
            <w:rFonts w:hint="eastAsia"/>
          </w:rPr>
          <w:t>2</w:t>
        </w:r>
      </w:ins>
      <w:del w:id="6" w:author="曹景堃" w:date="2025-04-02T14:49:00Z">
        <w:r>
          <w:rPr>
            <w:rFonts w:hint="eastAsia"/>
          </w:rPr>
          <w:delText>0</w:delText>
        </w:r>
      </w:del>
      <w:r>
        <w:rPr>
          <w:rFonts w:hint="eastAsia"/>
        </w:rPr>
        <w:t>.</w:t>
      </w:r>
      <w:ins w:id="7" w:author="Isabella...伊莎贝拉" w:date="2026-01-30T14:02:42Z">
        <w:r>
          <w:rPr>
            <w:rFonts w:hint="eastAsia"/>
            <w:lang w:val="en-US" w:eastAsia="zh-CN"/>
          </w:rPr>
          <w:t>1</w:t>
        </w:r>
      </w:ins>
      <w:del w:id="8" w:author="Isabella...伊莎贝拉" w:date="2026-01-30T14:02:42Z">
        <w:r>
          <w:rPr>
            <w:rFonts w:hint="eastAsia"/>
          </w:rPr>
          <w:delText>2</w:delText>
        </w:r>
      </w:del>
      <w:r>
        <w:t xml:space="preserve"> </w:t>
      </w:r>
      <w:r>
        <w:rPr>
          <w:rFonts w:ascii="宋体" w:hAnsi="宋体" w:cs="宋体"/>
        </w:rPr>
        <w:t xml:space="preserve">实验 </w:t>
      </w:r>
      <w:r>
        <w:t xml:space="preserve">12-1 </w:t>
      </w:r>
      <w:r>
        <w:rPr>
          <w:rFonts w:ascii="宋体" w:hAnsi="宋体" w:cs="宋体"/>
        </w:rPr>
        <w:t>路由表与静态路由</w:t>
      </w:r>
    </w:p>
    <w:p w14:paraId="02112B3A">
      <w:pPr>
        <w:rPr>
          <w:rFonts w:hint="eastAsia"/>
          <w:color w:val="FF0000"/>
        </w:rPr>
      </w:pPr>
      <w:r>
        <w:rPr>
          <w:rFonts w:hint="eastAsia"/>
          <w:color w:val="FF0000"/>
        </w:rPr>
        <w:t>本实验皆需禁用本地连接再进行。（注： 登录H</w:t>
      </w:r>
      <w:r>
        <w:rPr>
          <w:color w:val="FF0000"/>
        </w:rPr>
        <w:t>3</w:t>
      </w:r>
      <w:r>
        <w:rPr>
          <w:rFonts w:hint="eastAsia"/>
          <w:color w:val="FF0000"/>
        </w:rPr>
        <w:t>C控制台需要打开以太网1才能进入，建议配置结束后再禁用）</w:t>
      </w:r>
    </w:p>
    <w:p w14:paraId="507F4DCD">
      <w:pPr>
        <w:pStyle w:val="6"/>
        <w:rPr>
          <w:rFonts w:ascii="黑体" w:hAnsi="黑体" w:cs="黑体"/>
          <w:color w:val="000000"/>
          <w:kern w:val="0"/>
        </w:rPr>
      </w:pPr>
      <w:r>
        <w:rPr>
          <w:rFonts w:hint="eastAsia"/>
        </w:rPr>
        <w:t>1</w:t>
      </w:r>
      <w:ins w:id="9" w:author="曹景堃" w:date="2025-04-02T14:49:00Z">
        <w:r>
          <w:rPr>
            <w:rFonts w:hint="eastAsia"/>
          </w:rPr>
          <w:t>2</w:t>
        </w:r>
      </w:ins>
      <w:del w:id="10" w:author="曹景堃" w:date="2025-04-02T14:49:00Z">
        <w:r>
          <w:rPr>
            <w:rFonts w:hint="eastAsia"/>
          </w:rPr>
          <w:delText>0</w:delText>
        </w:r>
      </w:del>
      <w:r>
        <w:rPr>
          <w:rFonts w:hint="eastAsia"/>
        </w:rPr>
        <w:t>.</w:t>
      </w:r>
      <w:ins w:id="11" w:author="Isabella...伊莎贝拉" w:date="2026-01-30T14:02:45Z">
        <w:r>
          <w:rPr>
            <w:rFonts w:hint="eastAsia"/>
            <w:lang w:val="en-US" w:eastAsia="zh-CN"/>
          </w:rPr>
          <w:t>1</w:t>
        </w:r>
      </w:ins>
      <w:del w:id="12" w:author="Isabella...伊莎贝拉" w:date="2026-01-30T14:02:44Z">
        <w:r>
          <w:rPr>
            <w:rFonts w:hint="eastAsia"/>
          </w:rPr>
          <w:delText>2</w:delText>
        </w:r>
      </w:del>
      <w:r>
        <w:rPr>
          <w:rFonts w:hint="eastAsia"/>
        </w:rPr>
        <w:t>.1</w:t>
      </w:r>
      <w:r>
        <w:t xml:space="preserve"> </w:t>
      </w:r>
      <w:r>
        <w:rPr>
          <w:rFonts w:ascii="黑体" w:hAnsi="黑体" w:cs="黑体"/>
          <w:color w:val="000000"/>
          <w:kern w:val="0"/>
        </w:rPr>
        <w:t>实验内容</w:t>
      </w:r>
    </w:p>
    <w:p w14:paraId="678B976D">
      <w:r>
        <w:t>两台路由器相连接的接口 IP 处于同一网段时，可以借助广域网协议就可以互相通信，但是不同网段之间连接，必须用过路由协议来实现路由信息的</w:t>
      </w:r>
      <w:r>
        <w:rPr>
          <w:rFonts w:hint="eastAsia"/>
        </w:rPr>
        <w:t>通信</w:t>
      </w:r>
      <w:r>
        <w:t>。路由协议分为两类：静态路由协议和动态路由协议。本实验采用静态路由协议实现网络的互通。</w:t>
      </w:r>
    </w:p>
    <w:p w14:paraId="663F9140">
      <w:pPr>
        <w:pStyle w:val="6"/>
      </w:pPr>
      <w:r>
        <w:rPr>
          <w:rFonts w:hint="eastAsia"/>
        </w:rPr>
        <w:t>1</w:t>
      </w:r>
      <w:ins w:id="13" w:author="曹景堃" w:date="2025-04-02T14:49:00Z">
        <w:r>
          <w:rPr>
            <w:rFonts w:hint="eastAsia"/>
          </w:rPr>
          <w:t>2</w:t>
        </w:r>
      </w:ins>
      <w:del w:id="14" w:author="曹景堃" w:date="2025-04-02T14:49:00Z">
        <w:r>
          <w:rPr>
            <w:rFonts w:hint="eastAsia"/>
          </w:rPr>
          <w:delText>0</w:delText>
        </w:r>
      </w:del>
      <w:r>
        <w:rPr>
          <w:rFonts w:hint="eastAsia"/>
        </w:rPr>
        <w:t>.</w:t>
      </w:r>
      <w:ins w:id="15" w:author="Isabella...伊莎贝拉" w:date="2026-01-30T14:02:49Z">
        <w:r>
          <w:rPr>
            <w:rFonts w:hint="eastAsia"/>
            <w:lang w:val="en-US" w:eastAsia="zh-CN"/>
          </w:rPr>
          <w:t>1</w:t>
        </w:r>
      </w:ins>
      <w:del w:id="16" w:author="Isabella...伊莎贝拉" w:date="2026-01-30T14:02:48Z">
        <w:r>
          <w:rPr>
            <w:rFonts w:hint="eastAsia"/>
          </w:rPr>
          <w:delText>2</w:delText>
        </w:r>
      </w:del>
      <w:r>
        <w:rPr>
          <w:rFonts w:hint="eastAsia"/>
        </w:rPr>
        <w:t>.2</w:t>
      </w:r>
      <w:r>
        <w:t xml:space="preserve"> </w:t>
      </w:r>
      <w:r>
        <w:rPr>
          <w:rFonts w:hint="eastAsia"/>
        </w:rPr>
        <w:t>实验目的</w:t>
      </w:r>
    </w:p>
    <w:p w14:paraId="124ECBE9">
      <w:r>
        <w:t>通过本实验的学习，我们应该掌握：路由表的作用和静态路由的基本配置。</w:t>
      </w:r>
    </w:p>
    <w:p w14:paraId="755E740C">
      <w:pPr>
        <w:pStyle w:val="6"/>
        <w:rPr>
          <w:rFonts w:ascii="黑体" w:hAnsi="黑体" w:cs="黑体"/>
          <w:color w:val="000000"/>
          <w:kern w:val="0"/>
        </w:rPr>
      </w:pPr>
      <w:r>
        <w:rPr>
          <w:rFonts w:hint="eastAsia"/>
        </w:rPr>
        <w:t>1</w:t>
      </w:r>
      <w:ins w:id="17" w:author="曹景堃" w:date="2025-04-02T14:49:00Z">
        <w:r>
          <w:rPr>
            <w:rFonts w:hint="eastAsia"/>
          </w:rPr>
          <w:t>2</w:t>
        </w:r>
      </w:ins>
      <w:del w:id="18" w:author="曹景堃" w:date="2025-04-02T14:49:00Z">
        <w:r>
          <w:rPr>
            <w:rFonts w:hint="eastAsia"/>
          </w:rPr>
          <w:delText>0</w:delText>
        </w:r>
      </w:del>
      <w:r>
        <w:rPr>
          <w:rFonts w:hint="eastAsia"/>
        </w:rPr>
        <w:t>.</w:t>
      </w:r>
      <w:ins w:id="19" w:author="Isabella...伊莎贝拉" w:date="2026-01-30T14:02:54Z">
        <w:r>
          <w:rPr>
            <w:rFonts w:hint="eastAsia"/>
            <w:lang w:val="en-US" w:eastAsia="zh-CN"/>
          </w:rPr>
          <w:t>1</w:t>
        </w:r>
      </w:ins>
      <w:del w:id="20" w:author="Isabella...伊莎贝拉" w:date="2026-01-30T14:02:54Z">
        <w:r>
          <w:rPr>
            <w:rFonts w:hint="eastAsia"/>
          </w:rPr>
          <w:delText>2</w:delText>
        </w:r>
      </w:del>
      <w:r>
        <w:rPr>
          <w:rFonts w:hint="eastAsia"/>
        </w:rPr>
        <w:t>.3</w:t>
      </w:r>
      <w:r>
        <w:t xml:space="preserve"> </w:t>
      </w:r>
      <w:r>
        <w:rPr>
          <w:rFonts w:ascii="黑体" w:hAnsi="黑体" w:cs="黑体"/>
          <w:color w:val="000000"/>
          <w:kern w:val="0"/>
        </w:rPr>
        <w:t>实验拓扑图</w:t>
      </w:r>
    </w:p>
    <w:p w14:paraId="5354894C">
      <w:pPr>
        <w:jc w:val="center"/>
      </w:pPr>
      <w:r>
        <w:rPr>
          <w:rFonts w:hint="eastAsia"/>
        </w:rPr>
        <w:drawing>
          <wp:inline distT="0" distB="0" distL="0" distR="0">
            <wp:extent cx="4279265" cy="1739265"/>
            <wp:effectExtent l="0" t="0" r="6985" b="0"/>
            <wp:docPr id="1026" name="图片 33"/>
            <wp:cNvGraphicFramePr/>
            <a:graphic xmlns:a="http://schemas.openxmlformats.org/drawingml/2006/main">
              <a:graphicData uri="http://schemas.openxmlformats.org/drawingml/2006/picture">
                <pic:pic xmlns:pic="http://schemas.openxmlformats.org/drawingml/2006/picture">
                  <pic:nvPicPr>
                    <pic:cNvPr id="1026" name="图片 33"/>
                    <pic:cNvPicPr/>
                  </pic:nvPicPr>
                  <pic:blipFill>
                    <a:blip r:embed="rId4" cstate="print"/>
                    <a:srcRect t="13326" b="30085"/>
                    <a:stretch>
                      <a:fillRect/>
                    </a:stretch>
                  </pic:blipFill>
                  <pic:spPr>
                    <a:xfrm>
                      <a:off x="0" y="0"/>
                      <a:ext cx="4279265" cy="1739265"/>
                    </a:xfrm>
                    <a:prstGeom prst="rect">
                      <a:avLst/>
                    </a:prstGeom>
                    <a:ln>
                      <a:noFill/>
                    </a:ln>
                  </pic:spPr>
                </pic:pic>
              </a:graphicData>
            </a:graphic>
          </wp:inline>
        </w:drawing>
      </w:r>
    </w:p>
    <w:p w14:paraId="48F4A189">
      <w:pPr>
        <w:pStyle w:val="6"/>
        <w:rPr>
          <w:rFonts w:ascii="黑体" w:hAnsi="黑体" w:cs="黑体"/>
          <w:color w:val="000000"/>
          <w:kern w:val="0"/>
        </w:rPr>
      </w:pPr>
      <w:r>
        <w:rPr>
          <w:rFonts w:hint="eastAsia"/>
        </w:rPr>
        <w:t>1</w:t>
      </w:r>
      <w:ins w:id="21" w:author="曹景堃" w:date="2025-04-02T14:49:00Z">
        <w:r>
          <w:rPr>
            <w:rFonts w:hint="eastAsia"/>
          </w:rPr>
          <w:t>2</w:t>
        </w:r>
      </w:ins>
      <w:del w:id="22" w:author="曹景堃" w:date="2025-04-02T14:49:00Z">
        <w:r>
          <w:rPr>
            <w:rFonts w:hint="eastAsia"/>
          </w:rPr>
          <w:delText>0</w:delText>
        </w:r>
      </w:del>
      <w:r>
        <w:rPr>
          <w:rFonts w:hint="eastAsia"/>
        </w:rPr>
        <w:t>.</w:t>
      </w:r>
      <w:ins w:id="23" w:author="Isabella...伊莎贝拉" w:date="2026-01-30T14:02:58Z">
        <w:r>
          <w:rPr>
            <w:rFonts w:hint="eastAsia"/>
            <w:lang w:val="en-US" w:eastAsia="zh-CN"/>
          </w:rPr>
          <w:t>1</w:t>
        </w:r>
      </w:ins>
      <w:del w:id="24" w:author="Isabella...伊莎贝拉" w:date="2026-01-30T14:02:57Z">
        <w:r>
          <w:rPr>
            <w:rFonts w:hint="eastAsia"/>
          </w:rPr>
          <w:delText>2</w:delText>
        </w:r>
      </w:del>
      <w:r>
        <w:rPr>
          <w:rFonts w:hint="eastAsia"/>
        </w:rPr>
        <w:t>.4</w:t>
      </w:r>
      <w:r>
        <w:t xml:space="preserve"> </w:t>
      </w:r>
      <w:r>
        <w:rPr>
          <w:rFonts w:ascii="黑体" w:hAnsi="黑体" w:cs="黑体"/>
          <w:color w:val="000000"/>
          <w:kern w:val="0"/>
        </w:rPr>
        <w:t>实验设备</w:t>
      </w:r>
    </w:p>
    <w:p w14:paraId="0D7DF607">
      <w:r>
        <w:t>2 台路由器、2 台 PC</w:t>
      </w:r>
    </w:p>
    <w:p w14:paraId="76DF77E5">
      <w:pPr>
        <w:pStyle w:val="6"/>
      </w:pPr>
      <w:r>
        <w:rPr>
          <w:rFonts w:hint="eastAsia"/>
        </w:rPr>
        <w:t>1</w:t>
      </w:r>
      <w:ins w:id="25" w:author="曹景堃" w:date="2025-04-02T14:49:00Z">
        <w:r>
          <w:rPr>
            <w:rFonts w:hint="eastAsia"/>
          </w:rPr>
          <w:t>2</w:t>
        </w:r>
      </w:ins>
      <w:del w:id="26" w:author="曹景堃" w:date="2025-04-02T14:49:00Z">
        <w:r>
          <w:rPr>
            <w:rFonts w:hint="eastAsia"/>
          </w:rPr>
          <w:delText>0</w:delText>
        </w:r>
      </w:del>
      <w:r>
        <w:rPr>
          <w:rFonts w:hint="eastAsia"/>
        </w:rPr>
        <w:t>.</w:t>
      </w:r>
      <w:ins w:id="27" w:author="Isabella...伊莎贝拉" w:date="2026-01-30T14:02:59Z">
        <w:r>
          <w:rPr>
            <w:rFonts w:hint="eastAsia"/>
            <w:lang w:val="en-US" w:eastAsia="zh-CN"/>
          </w:rPr>
          <w:t>1</w:t>
        </w:r>
      </w:ins>
      <w:del w:id="28" w:author="Isabella...伊莎贝拉" w:date="2026-01-30T14:02:59Z">
        <w:r>
          <w:rPr>
            <w:rFonts w:hint="eastAsia"/>
          </w:rPr>
          <w:delText>2</w:delText>
        </w:r>
      </w:del>
      <w:r>
        <w:rPr>
          <w:rFonts w:hint="eastAsia"/>
        </w:rPr>
        <w:t>.5</w:t>
      </w:r>
      <w:r>
        <w:t xml:space="preserve"> </w:t>
      </w:r>
      <w:r>
        <w:rPr>
          <w:rFonts w:hint="eastAsia"/>
        </w:rPr>
        <w:t>实验步骤</w:t>
      </w:r>
    </w:p>
    <w:p w14:paraId="62698D4E">
      <w:r>
        <w:t>1)</w:t>
      </w:r>
      <w:r>
        <w:tab/>
      </w:r>
      <w:r>
        <w:t>按照实验拓扑图连线并配置 PC 的 IP 地址，子网掩码均为255.255.255.0,</w:t>
      </w:r>
      <w:r>
        <w:rPr>
          <w:rFonts w:hint="eastAsia"/>
        </w:rPr>
        <w:t>其中</w:t>
      </w:r>
      <w:r>
        <w:t xml:space="preserve"> PCa 的网关为 192.168.0.1，PCb 的网关为 192.168.1.1。</w:t>
      </w:r>
      <w:r>
        <w:rPr>
          <w:rFonts w:hint="eastAsia"/>
        </w:rPr>
        <w:t>（</w:t>
      </w:r>
      <w:r>
        <w:rPr>
          <w:rFonts w:hint="eastAsia"/>
          <w:color w:val="FF0000"/>
        </w:rPr>
        <w:t>本实验实际上不需要连两个路由器之间的网线，只需要连路由器和P</w:t>
      </w:r>
      <w:r>
        <w:rPr>
          <w:color w:val="FF0000"/>
        </w:rPr>
        <w:t>C</w:t>
      </w:r>
      <w:r>
        <w:rPr>
          <w:rFonts w:hint="eastAsia"/>
        </w:rPr>
        <w:t>）</w:t>
      </w:r>
    </w:p>
    <w:p w14:paraId="51F07E7C">
      <w:r>
        <w:rPr>
          <w:rFonts w:hint="eastAsia"/>
        </w:rPr>
        <w:t>以</w:t>
      </w:r>
      <w:r>
        <w:t>PCa</w:t>
      </w:r>
      <w:r>
        <w:rPr>
          <w:rFonts w:hint="eastAsia"/>
        </w:rPr>
        <w:t>为例，配置好的IP如下图：</w:t>
      </w:r>
    </w:p>
    <w:p w14:paraId="2317BBB9">
      <w:r>
        <w:drawing>
          <wp:inline distT="0" distB="0" distL="0" distR="0">
            <wp:extent cx="2055495" cy="2564765"/>
            <wp:effectExtent l="0" t="0" r="1905" b="6985"/>
            <wp:docPr id="1027" name="图片 29"/>
            <wp:cNvGraphicFramePr/>
            <a:graphic xmlns:a="http://schemas.openxmlformats.org/drawingml/2006/main">
              <a:graphicData uri="http://schemas.openxmlformats.org/drawingml/2006/picture">
                <pic:pic xmlns:pic="http://schemas.openxmlformats.org/drawingml/2006/picture">
                  <pic:nvPicPr>
                    <pic:cNvPr id="1027" name="图片 29"/>
                    <pic:cNvPicPr/>
                  </pic:nvPicPr>
                  <pic:blipFill>
                    <a:blip r:embed="rId5" cstate="print"/>
                    <a:srcRect/>
                    <a:stretch>
                      <a:fillRect/>
                    </a:stretch>
                  </pic:blipFill>
                  <pic:spPr>
                    <a:xfrm>
                      <a:off x="0" y="0"/>
                      <a:ext cx="2055495" cy="2564765"/>
                    </a:xfrm>
                    <a:prstGeom prst="rect">
                      <a:avLst/>
                    </a:prstGeom>
                    <a:ln>
                      <a:noFill/>
                    </a:ln>
                  </pic:spPr>
                </pic:pic>
              </a:graphicData>
            </a:graphic>
          </wp:inline>
        </w:drawing>
      </w:r>
    </w:p>
    <w:p w14:paraId="018EE95D">
      <w:pPr>
        <w:rPr>
          <w:ins w:id="29" w:author="李甘" w:date="2025-03-23T00:08:00Z"/>
        </w:rPr>
      </w:pPr>
      <w:r>
        <w:t>2)</w:t>
      </w:r>
      <w:r>
        <w:tab/>
      </w:r>
    </w:p>
    <w:p w14:paraId="1D0D6C60">
      <w:pPr>
        <w:keepNext w:val="0"/>
        <w:keepLines w:val="0"/>
        <w:widowControl w:val="0"/>
        <w:suppressLineNumbers w:val="0"/>
        <w:spacing w:before="0" w:beforeAutospacing="0" w:after="0" w:afterAutospacing="0"/>
        <w:ind w:left="0" w:right="0"/>
        <w:jc w:val="both"/>
        <w:rPr>
          <w:ins w:id="30" w:author="李甘" w:date="2025-03-23T00:08:00Z"/>
        </w:rPr>
      </w:pPr>
      <w:ins w:id="31" w:author="李甘" w:date="2025-03-23T00:08:00Z">
        <w:r>
          <w:rPr>
            <w:rFonts w:hint="default" w:ascii="微软雅黑" w:hAnsi="微软雅黑" w:eastAsia="微软雅黑" w:cs="微软雅黑"/>
            <w:kern w:val="2"/>
            <w:sz w:val="22"/>
            <w:szCs w:val="22"/>
            <w:lang w:val="en-US" w:eastAsia="zh-CN"/>
          </w:rPr>
          <w:t>登陆后，请按照如下步骤重置交换机：（如果在光标前显示[...]，说明你位于系统视图中，先按Ctrl+Z退出系统视图），然后输入reboot，第一个选项输入N，第二个输入Y，等待一段时间后即可。</w:t>
        </w:r>
      </w:ins>
    </w:p>
    <w:p w14:paraId="6F081C16"/>
    <w:p w14:paraId="011E3139">
      <w:pPr>
        <w:rPr>
          <w:b/>
          <w:bCs/>
        </w:rPr>
      </w:pPr>
      <w:r>
        <w:rPr>
          <w:b/>
          <w:bCs/>
        </w:rPr>
        <w:t xml:space="preserve">配置 RT1: </w:t>
      </w:r>
    </w:p>
    <w:p w14:paraId="7B5A7CCA">
      <w:pPr>
        <w:rPr>
          <w:b/>
          <w:bCs/>
        </w:rPr>
      </w:pPr>
      <w:r>
        <w:rPr>
          <w:b/>
          <w:bCs/>
        </w:rPr>
        <w:t>***</w:t>
      </w:r>
    </w:p>
    <w:p w14:paraId="0151D442">
      <w:pPr>
        <w:rPr>
          <w:rFonts w:ascii="楷体" w:hAnsi="楷体" w:eastAsia="楷体"/>
          <w:sz w:val="20"/>
          <w:szCs w:val="21"/>
        </w:rPr>
      </w:pPr>
      <w:r>
        <w:rPr>
          <w:rFonts w:ascii="楷体" w:hAnsi="楷体" w:eastAsia="楷体"/>
          <w:sz w:val="20"/>
          <w:szCs w:val="21"/>
        </w:rPr>
        <w:t>[H3C] system-view</w:t>
      </w:r>
    </w:p>
    <w:p w14:paraId="37E7DAF7">
      <w:pPr>
        <w:rPr>
          <w:rFonts w:ascii="楷体" w:hAnsi="楷体" w:eastAsia="楷体"/>
          <w:sz w:val="20"/>
          <w:szCs w:val="21"/>
        </w:rPr>
      </w:pPr>
      <w:r>
        <w:rPr>
          <w:rFonts w:ascii="楷体" w:hAnsi="楷体" w:eastAsia="楷体"/>
          <w:sz w:val="20"/>
          <w:szCs w:val="21"/>
        </w:rPr>
        <w:t>[H3C] sys RT1</w:t>
      </w:r>
    </w:p>
    <w:p w14:paraId="0312BCE8">
      <w:pPr>
        <w:rPr>
          <w:rFonts w:ascii="楷体" w:hAnsi="楷体" w:eastAsia="楷体"/>
          <w:sz w:val="20"/>
          <w:szCs w:val="21"/>
        </w:rPr>
      </w:pPr>
      <w:r>
        <w:rPr>
          <w:rFonts w:ascii="楷体" w:hAnsi="楷体" w:eastAsia="楷体"/>
          <w:sz w:val="20"/>
          <w:szCs w:val="21"/>
        </w:rPr>
        <w:t>***</w:t>
      </w:r>
    </w:p>
    <w:p w14:paraId="17E916D5">
      <w:pPr>
        <w:rPr>
          <w:rFonts w:ascii="楷体" w:hAnsi="楷体" w:eastAsia="楷体"/>
          <w:sz w:val="20"/>
          <w:szCs w:val="21"/>
        </w:rPr>
      </w:pPr>
      <w:r>
        <w:rPr>
          <w:rFonts w:ascii="楷体" w:hAnsi="楷体" w:eastAsia="楷体"/>
          <w:sz w:val="20"/>
          <w:szCs w:val="21"/>
        </w:rPr>
        <w:t>[RT1]interface Serial 2/0</w:t>
      </w:r>
    </w:p>
    <w:p w14:paraId="5ED25255">
      <w:pPr>
        <w:rPr>
          <w:ins w:id="32" w:author="李甘" w:date="2025-04-02T13:58:00Z"/>
          <w:rFonts w:ascii="楷体" w:hAnsi="楷体" w:eastAsia="楷体"/>
          <w:sz w:val="20"/>
          <w:szCs w:val="21"/>
        </w:rPr>
      </w:pPr>
      <w:bookmarkStart w:id="0" w:name="_Hlk67580269"/>
      <w:r>
        <w:rPr>
          <w:rFonts w:ascii="楷体" w:hAnsi="楷体" w:eastAsia="楷体"/>
          <w:sz w:val="20"/>
          <w:szCs w:val="21"/>
        </w:rPr>
        <w:t>[RT1-Serial</w:t>
      </w:r>
      <w:r>
        <w:rPr>
          <w:rFonts w:hint="eastAsia" w:ascii="楷体" w:hAnsi="楷体" w:eastAsia="楷体"/>
          <w:sz w:val="20"/>
          <w:szCs w:val="21"/>
        </w:rPr>
        <w:t>2</w:t>
      </w:r>
      <w:r>
        <w:rPr>
          <w:rFonts w:ascii="楷体" w:hAnsi="楷体" w:eastAsia="楷体"/>
          <w:sz w:val="20"/>
          <w:szCs w:val="21"/>
        </w:rPr>
        <w:t>/0]</w:t>
      </w:r>
      <w:bookmarkEnd w:id="0"/>
      <w:r>
        <w:rPr>
          <w:rFonts w:ascii="楷体" w:hAnsi="楷体" w:eastAsia="楷体"/>
          <w:sz w:val="20"/>
          <w:szCs w:val="21"/>
        </w:rPr>
        <w:t xml:space="preserve"> ip address 202.112.112.1 255.255.255.0</w:t>
      </w:r>
    </w:p>
    <w:p w14:paraId="374934FB">
      <w:pPr>
        <w:rPr>
          <w:ins w:id="33" w:author="李甘" w:date="2025-04-02T13:58:00Z"/>
          <w:rFonts w:hint="eastAsia" w:ascii="楷体" w:hAnsi="楷体" w:eastAsia="楷体"/>
          <w:sz w:val="20"/>
          <w:szCs w:val="21"/>
        </w:rPr>
      </w:pPr>
      <w:ins w:id="34" w:author="李甘" w:date="2025-04-02T13:58:00Z">
        <w:r>
          <w:rPr>
            <w:rFonts w:ascii="楷体" w:hAnsi="楷体" w:eastAsia="楷体"/>
            <w:sz w:val="20"/>
            <w:szCs w:val="21"/>
          </w:rPr>
          <w:t>[RT</w:t>
        </w:r>
      </w:ins>
      <w:ins w:id="35" w:author="李甘" w:date="2025-04-02T13:59:00Z">
        <w:r>
          <w:rPr>
            <w:rFonts w:ascii="楷体" w:hAnsi="楷体" w:eastAsia="楷体"/>
            <w:sz w:val="20"/>
            <w:szCs w:val="21"/>
          </w:rPr>
          <w:t>1-Serial</w:t>
        </w:r>
      </w:ins>
      <w:ins w:id="36" w:author="李甘" w:date="2025-04-02T13:59:00Z">
        <w:r>
          <w:rPr>
            <w:rFonts w:hint="eastAsia" w:ascii="楷体" w:hAnsi="楷体" w:eastAsia="楷体"/>
            <w:sz w:val="20"/>
            <w:szCs w:val="21"/>
          </w:rPr>
          <w:t>2</w:t>
        </w:r>
      </w:ins>
      <w:ins w:id="37" w:author="李甘" w:date="2025-04-02T13:59:00Z">
        <w:r>
          <w:rPr>
            <w:rFonts w:ascii="楷体" w:hAnsi="楷体" w:eastAsia="楷体"/>
            <w:sz w:val="20"/>
            <w:szCs w:val="21"/>
          </w:rPr>
          <w:t>/0</w:t>
        </w:r>
      </w:ins>
      <w:ins w:id="38" w:author="李甘" w:date="2025-04-02T13:58:00Z">
        <w:r>
          <w:rPr>
            <w:rFonts w:ascii="楷体" w:hAnsi="楷体" w:eastAsia="楷体"/>
            <w:sz w:val="20"/>
            <w:szCs w:val="21"/>
          </w:rPr>
          <w:t xml:space="preserve">] </w:t>
        </w:r>
      </w:ins>
      <w:ins w:id="39" w:author="李甘" w:date="2025-04-02T13:58:00Z">
        <w:r>
          <w:rPr>
            <w:rFonts w:hint="eastAsia" w:ascii="楷体" w:hAnsi="楷体" w:eastAsia="楷体"/>
            <w:sz w:val="20"/>
            <w:szCs w:val="21"/>
          </w:rPr>
          <w:t>quit</w:t>
        </w:r>
      </w:ins>
    </w:p>
    <w:p w14:paraId="3F2D723E">
      <w:pPr>
        <w:rPr>
          <w:rFonts w:ascii="楷体" w:hAnsi="楷体" w:eastAsia="楷体"/>
          <w:sz w:val="20"/>
          <w:szCs w:val="21"/>
        </w:rPr>
      </w:pPr>
      <w:ins w:id="40" w:author="李甘" w:date="2025-04-02T13:58:00Z">
        <w:r>
          <w:rPr>
            <w:rFonts w:ascii="楷体" w:hAnsi="楷体" w:eastAsia="楷体"/>
            <w:sz w:val="20"/>
            <w:szCs w:val="21"/>
          </w:rPr>
          <w:t>[RT</w:t>
        </w:r>
      </w:ins>
      <w:ins w:id="41" w:author="李甘" w:date="2025-04-02T13:58:00Z">
        <w:r>
          <w:rPr>
            <w:rFonts w:hint="eastAsia" w:ascii="楷体" w:hAnsi="楷体" w:eastAsia="楷体"/>
            <w:sz w:val="20"/>
            <w:szCs w:val="21"/>
          </w:rPr>
          <w:t>1</w:t>
        </w:r>
      </w:ins>
      <w:ins w:id="42" w:author="李甘" w:date="2025-04-02T13:58:00Z">
        <w:r>
          <w:rPr>
            <w:rFonts w:ascii="楷体" w:hAnsi="楷体" w:eastAsia="楷体"/>
            <w:sz w:val="20"/>
            <w:szCs w:val="21"/>
          </w:rPr>
          <w:t>] interface GigabitEthernet 0/0</w:t>
        </w:r>
      </w:ins>
    </w:p>
    <w:p w14:paraId="386949A3">
      <w:pPr>
        <w:rPr>
          <w:ins w:id="43" w:author="李甘" w:date="2025-04-02T14:00:00Z"/>
          <w:rFonts w:ascii="楷体" w:hAnsi="楷体" w:eastAsia="楷体"/>
          <w:sz w:val="20"/>
          <w:szCs w:val="21"/>
        </w:rPr>
      </w:pPr>
      <w:r>
        <w:rPr>
          <w:rFonts w:ascii="楷体" w:hAnsi="楷体" w:eastAsia="楷体"/>
          <w:sz w:val="20"/>
          <w:szCs w:val="21"/>
        </w:rPr>
        <w:t>[RT1-</w:t>
      </w:r>
      <w:ins w:id="44" w:author="沈逸尘" w:date="2025-04-02T13:56:00Z">
        <w:r>
          <w:rPr>
            <w:rFonts w:hint="eastAsia" w:ascii="楷体" w:hAnsi="楷体" w:eastAsia="楷体"/>
            <w:sz w:val="20"/>
            <w:szCs w:val="21"/>
          </w:rPr>
          <w:t>Gigabit</w:t>
        </w:r>
      </w:ins>
      <w:r>
        <w:rPr>
          <w:rFonts w:ascii="楷体" w:hAnsi="楷体" w:eastAsia="楷体"/>
          <w:sz w:val="20"/>
          <w:szCs w:val="21"/>
        </w:rPr>
        <w:t>Ethernet0/0]ip address 192.168.0.1 255.255.255.0</w:t>
      </w:r>
    </w:p>
    <w:p w14:paraId="71854C6E">
      <w:pPr>
        <w:rPr>
          <w:rFonts w:hint="eastAsia" w:ascii="楷体" w:hAnsi="楷体" w:eastAsia="楷体"/>
          <w:sz w:val="20"/>
          <w:szCs w:val="21"/>
        </w:rPr>
      </w:pPr>
      <w:ins w:id="45" w:author="李甘" w:date="2025-04-02T14:00:00Z">
        <w:r>
          <w:rPr>
            <w:rFonts w:ascii="楷体" w:hAnsi="楷体" w:eastAsia="楷体"/>
            <w:sz w:val="20"/>
            <w:szCs w:val="21"/>
          </w:rPr>
          <w:t>[RT1-</w:t>
        </w:r>
      </w:ins>
      <w:ins w:id="46" w:author="李甘" w:date="2025-04-02T14:00:00Z">
        <w:r>
          <w:rPr>
            <w:rFonts w:hint="eastAsia" w:ascii="楷体" w:hAnsi="楷体" w:eastAsia="楷体"/>
            <w:sz w:val="20"/>
            <w:szCs w:val="21"/>
          </w:rPr>
          <w:t>Gigabit</w:t>
        </w:r>
      </w:ins>
      <w:ins w:id="47" w:author="李甘" w:date="2025-04-02T14:00:00Z">
        <w:r>
          <w:rPr>
            <w:rFonts w:ascii="楷体" w:hAnsi="楷体" w:eastAsia="楷体"/>
            <w:sz w:val="20"/>
            <w:szCs w:val="21"/>
          </w:rPr>
          <w:t>Ethernet0/0]</w:t>
        </w:r>
      </w:ins>
      <w:ins w:id="48" w:author="李甘" w:date="2025-04-02T14:00:00Z">
        <w:r>
          <w:rPr>
            <w:rFonts w:hint="eastAsia" w:ascii="楷体" w:hAnsi="楷体" w:eastAsia="楷体"/>
            <w:sz w:val="20"/>
            <w:szCs w:val="21"/>
          </w:rPr>
          <w:t>quit</w:t>
        </w:r>
      </w:ins>
    </w:p>
    <w:p w14:paraId="6E197076">
      <w:pPr>
        <w:rPr>
          <w:rFonts w:ascii="楷体" w:hAnsi="楷体" w:eastAsia="楷体"/>
          <w:sz w:val="20"/>
          <w:szCs w:val="21"/>
        </w:rPr>
      </w:pPr>
      <w:r>
        <w:rPr>
          <w:rFonts w:ascii="楷体" w:hAnsi="楷体" w:eastAsia="楷体"/>
          <w:sz w:val="20"/>
          <w:szCs w:val="21"/>
        </w:rPr>
        <w:t>[RT1]ip route-static  192.168.1.0 255.255.255.0 202.112.112.2     //设置</w:t>
      </w:r>
      <w:r>
        <w:rPr>
          <w:rFonts w:hint="eastAsia" w:ascii="楷体" w:hAnsi="楷体" w:eastAsia="楷体"/>
          <w:sz w:val="20"/>
          <w:szCs w:val="21"/>
        </w:rPr>
        <w:t>静态路由</w:t>
      </w:r>
    </w:p>
    <w:p w14:paraId="60FC51F5"/>
    <w:p w14:paraId="4AE0FDD8">
      <w:pPr>
        <w:rPr>
          <w:b/>
          <w:bCs/>
        </w:rPr>
      </w:pPr>
      <w:r>
        <w:rPr>
          <w:rFonts w:hint="eastAsia"/>
          <w:b/>
          <w:bCs/>
        </w:rPr>
        <w:t>同理配置</w:t>
      </w:r>
      <w:r>
        <w:rPr>
          <w:b/>
          <w:bCs/>
        </w:rPr>
        <w:t xml:space="preserve"> RT2:</w:t>
      </w:r>
    </w:p>
    <w:p w14:paraId="580C5377">
      <w:pPr>
        <w:rPr>
          <w:rFonts w:ascii="楷体" w:hAnsi="楷体" w:eastAsia="楷体"/>
          <w:sz w:val="20"/>
          <w:szCs w:val="21"/>
        </w:rPr>
      </w:pPr>
      <w:r>
        <w:rPr>
          <w:rFonts w:hint="eastAsia" w:ascii="楷体" w:hAnsi="楷体" w:eastAsia="楷体"/>
          <w:sz w:val="20"/>
          <w:szCs w:val="21"/>
        </w:rPr>
        <w:t>***</w:t>
      </w:r>
    </w:p>
    <w:p w14:paraId="07EFAFA2">
      <w:pPr>
        <w:rPr>
          <w:rFonts w:ascii="楷体" w:hAnsi="楷体" w:eastAsia="楷体"/>
          <w:sz w:val="20"/>
          <w:szCs w:val="21"/>
        </w:rPr>
      </w:pPr>
      <w:r>
        <w:rPr>
          <w:rFonts w:hint="eastAsia" w:ascii="楷体" w:hAnsi="楷体" w:eastAsia="楷体"/>
          <w:sz w:val="20"/>
          <w:szCs w:val="21"/>
        </w:rPr>
        <w:t>[</w:t>
      </w:r>
      <w:r>
        <w:rPr>
          <w:rFonts w:ascii="楷体" w:hAnsi="楷体" w:eastAsia="楷体"/>
          <w:sz w:val="20"/>
          <w:szCs w:val="21"/>
        </w:rPr>
        <w:t>H3C] system-view</w:t>
      </w:r>
    </w:p>
    <w:p w14:paraId="3C48784A">
      <w:pPr>
        <w:rPr>
          <w:rFonts w:ascii="楷体" w:hAnsi="楷体" w:eastAsia="楷体"/>
          <w:sz w:val="20"/>
          <w:szCs w:val="21"/>
        </w:rPr>
      </w:pPr>
      <w:r>
        <w:rPr>
          <w:rFonts w:ascii="楷体" w:hAnsi="楷体" w:eastAsia="楷体"/>
          <w:sz w:val="20"/>
          <w:szCs w:val="21"/>
        </w:rPr>
        <w:t>[H3C] sys RT2</w:t>
      </w:r>
    </w:p>
    <w:p w14:paraId="6C1EF270">
      <w:pPr>
        <w:rPr>
          <w:rFonts w:ascii="楷体" w:hAnsi="楷体" w:eastAsia="楷体"/>
          <w:sz w:val="20"/>
          <w:szCs w:val="21"/>
        </w:rPr>
      </w:pPr>
      <w:r>
        <w:rPr>
          <w:rFonts w:hint="eastAsia" w:ascii="楷体" w:hAnsi="楷体" w:eastAsia="楷体"/>
          <w:sz w:val="20"/>
          <w:szCs w:val="21"/>
        </w:rPr>
        <w:t>[</w:t>
      </w:r>
      <w:r>
        <w:rPr>
          <w:rFonts w:ascii="楷体" w:hAnsi="楷体" w:eastAsia="楷体"/>
          <w:sz w:val="20"/>
          <w:szCs w:val="21"/>
        </w:rPr>
        <w:t>RT2] interface Serial 2/0</w:t>
      </w:r>
    </w:p>
    <w:p w14:paraId="275E7034">
      <w:pPr>
        <w:rPr>
          <w:rFonts w:ascii="楷体" w:hAnsi="楷体" w:eastAsia="楷体"/>
          <w:sz w:val="20"/>
          <w:szCs w:val="21"/>
        </w:rPr>
      </w:pPr>
      <w:r>
        <w:rPr>
          <w:rFonts w:ascii="楷体" w:hAnsi="楷体" w:eastAsia="楷体"/>
          <w:sz w:val="20"/>
          <w:szCs w:val="21"/>
        </w:rPr>
        <w:t>[RT2-Serial2/0] ip address 202.112.112.2 255.255.255.0</w:t>
      </w:r>
      <w:r>
        <w:rPr>
          <w:rFonts w:ascii="楷体" w:hAnsi="楷体" w:eastAsia="楷体"/>
          <w:sz w:val="20"/>
          <w:szCs w:val="21"/>
        </w:rPr>
        <w:tab/>
      </w:r>
    </w:p>
    <w:p w14:paraId="7FE1A71F">
      <w:pPr>
        <w:rPr>
          <w:rFonts w:ascii="楷体" w:hAnsi="楷体" w:eastAsia="楷体"/>
          <w:sz w:val="20"/>
          <w:szCs w:val="21"/>
        </w:rPr>
      </w:pPr>
      <w:r>
        <w:rPr>
          <w:rFonts w:hint="eastAsia" w:ascii="楷体" w:hAnsi="楷体" w:eastAsia="楷体"/>
          <w:sz w:val="20"/>
          <w:szCs w:val="21"/>
        </w:rPr>
        <w:t>[</w:t>
      </w:r>
      <w:r>
        <w:rPr>
          <w:rFonts w:ascii="楷体" w:hAnsi="楷体" w:eastAsia="楷体"/>
          <w:sz w:val="20"/>
          <w:szCs w:val="21"/>
        </w:rPr>
        <w:t>RT2-Serial2/0] quit</w:t>
      </w:r>
    </w:p>
    <w:p w14:paraId="7A5AF029">
      <w:pPr>
        <w:rPr>
          <w:rFonts w:ascii="楷体" w:hAnsi="楷体" w:eastAsia="楷体"/>
          <w:sz w:val="20"/>
          <w:szCs w:val="21"/>
        </w:rPr>
      </w:pPr>
      <w:r>
        <w:rPr>
          <w:rFonts w:ascii="楷体" w:hAnsi="楷体" w:eastAsia="楷体"/>
          <w:sz w:val="20"/>
          <w:szCs w:val="21"/>
        </w:rPr>
        <w:t>[RT2] interface GigabitEthernet 0/0</w:t>
      </w:r>
    </w:p>
    <w:p w14:paraId="51D03EB5">
      <w:pPr>
        <w:rPr>
          <w:rFonts w:hint="eastAsia" w:ascii="楷体" w:hAnsi="楷体" w:eastAsia="楷体"/>
          <w:sz w:val="20"/>
          <w:szCs w:val="21"/>
        </w:rPr>
      </w:pPr>
      <w:r>
        <w:rPr>
          <w:rFonts w:ascii="楷体" w:hAnsi="楷体" w:eastAsia="楷体"/>
          <w:sz w:val="20"/>
          <w:szCs w:val="21"/>
        </w:rPr>
        <w:t>[RT2- GigabitEthernet0/0] ip address 192.168.1.1 255.255.255.0 //</w:t>
      </w:r>
      <w:r>
        <w:rPr>
          <w:rFonts w:hint="eastAsia" w:ascii="楷体" w:hAnsi="楷体" w:eastAsia="楷体"/>
          <w:sz w:val="20"/>
          <w:szCs w:val="21"/>
        </w:rPr>
        <w:t>设置静态路由</w:t>
      </w:r>
    </w:p>
    <w:p w14:paraId="295AD00D">
      <w:pPr>
        <w:rPr>
          <w:rFonts w:ascii="楷体" w:hAnsi="楷体" w:eastAsia="楷体"/>
          <w:sz w:val="20"/>
          <w:szCs w:val="21"/>
        </w:rPr>
      </w:pPr>
      <w:r>
        <w:rPr>
          <w:rFonts w:ascii="楷体" w:hAnsi="楷体" w:eastAsia="楷体"/>
          <w:sz w:val="20"/>
          <w:szCs w:val="21"/>
        </w:rPr>
        <w:t>[RT2- GigabitEthernet0/0] quit</w:t>
      </w:r>
    </w:p>
    <w:p w14:paraId="34F0A239">
      <w:pPr>
        <w:rPr>
          <w:rFonts w:ascii="楷体" w:hAnsi="楷体" w:eastAsia="楷体"/>
          <w:sz w:val="20"/>
          <w:szCs w:val="21"/>
        </w:rPr>
      </w:pPr>
      <w:r>
        <w:rPr>
          <w:rFonts w:hint="eastAsia" w:ascii="楷体" w:hAnsi="楷体" w:eastAsia="楷体"/>
          <w:sz w:val="20"/>
          <w:szCs w:val="21"/>
        </w:rPr>
        <w:t>*</w:t>
      </w:r>
      <w:r>
        <w:rPr>
          <w:rFonts w:ascii="楷体" w:hAnsi="楷体" w:eastAsia="楷体"/>
          <w:sz w:val="20"/>
          <w:szCs w:val="21"/>
        </w:rPr>
        <w:t>**</w:t>
      </w:r>
    </w:p>
    <w:p w14:paraId="3D9B5E84">
      <w:pPr>
        <w:rPr>
          <w:rFonts w:ascii="楷体" w:hAnsi="楷体" w:eastAsia="楷体"/>
          <w:sz w:val="20"/>
          <w:szCs w:val="21"/>
        </w:rPr>
      </w:pPr>
      <w:r>
        <w:rPr>
          <w:rFonts w:ascii="楷体" w:hAnsi="楷体" w:eastAsia="楷体"/>
          <w:sz w:val="20"/>
          <w:szCs w:val="21"/>
        </w:rPr>
        <w:t xml:space="preserve">[RT2]ip route-static 192.168.0.0 255.255.255.0 202.112.112.1 </w:t>
      </w:r>
    </w:p>
    <w:p w14:paraId="0C85B357"/>
    <w:p w14:paraId="5DBD5E1C">
      <w:r>
        <w:t>3)</w:t>
      </w:r>
      <w:r>
        <w:tab/>
      </w:r>
      <w:r>
        <w:t>PCa 与 PCb 相 ping，查看是否能 ping通。</w:t>
      </w:r>
    </w:p>
    <w:p w14:paraId="02497B15">
      <w:r>
        <w:rPr>
          <w:rFonts w:hint="eastAsia"/>
        </w:rPr>
        <w:t>并且输入命令查看路由表：</w:t>
      </w:r>
    </w:p>
    <w:p w14:paraId="4FFD5D97">
      <w:r>
        <w:t>[RT1]display ip routing-table</w:t>
      </w:r>
    </w:p>
    <w:p w14:paraId="3BB9EAA5">
      <w:r>
        <w:t>(</w:t>
      </w:r>
      <w:r>
        <w:rPr>
          <w:rFonts w:hint="eastAsia"/>
        </w:rPr>
        <w:t>注意截图</w:t>
      </w:r>
      <w:r>
        <w:t>)</w:t>
      </w:r>
    </w:p>
    <w:p w14:paraId="46A61F1D">
      <w:pPr>
        <w:pStyle w:val="6"/>
      </w:pPr>
      <w:r>
        <w:rPr>
          <w:rFonts w:hint="eastAsia"/>
        </w:rPr>
        <w:t>1</w:t>
      </w:r>
      <w:ins w:id="49" w:author="曹景堃" w:date="2025-04-02T14:49:00Z">
        <w:r>
          <w:rPr>
            <w:rFonts w:hint="eastAsia"/>
          </w:rPr>
          <w:t>2</w:t>
        </w:r>
      </w:ins>
      <w:del w:id="50" w:author="曹景堃" w:date="2025-04-02T14:49:00Z">
        <w:r>
          <w:rPr/>
          <w:delText>0</w:delText>
        </w:r>
      </w:del>
      <w:r>
        <w:t>.</w:t>
      </w:r>
      <w:ins w:id="51" w:author="Isabella...伊莎贝拉" w:date="2026-01-30T14:03:13Z">
        <w:r>
          <w:rPr>
            <w:rFonts w:hint="eastAsia"/>
            <w:lang w:val="en-US" w:eastAsia="zh-CN"/>
          </w:rPr>
          <w:t>1</w:t>
        </w:r>
      </w:ins>
      <w:del w:id="52" w:author="Isabella...伊莎贝拉" w:date="2026-01-30T14:03:13Z">
        <w:r>
          <w:rPr/>
          <w:delText>2</w:delText>
        </w:r>
      </w:del>
      <w:r>
        <w:t>.6 实验配置与命令</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09282364">
        <w:trPr>
          <w:trHeight w:val="344" w:hRule="atLeast"/>
        </w:trPr>
        <w:tc>
          <w:tcPr>
            <w:tcW w:w="1838" w:type="dxa"/>
          </w:tcPr>
          <w:p w14:paraId="4B661679">
            <w:pPr>
              <w:jc w:val="center"/>
            </w:pPr>
            <w:r>
              <w:rPr>
                <w:rFonts w:hint="eastAsia"/>
              </w:rPr>
              <w:t>操作</w:t>
            </w:r>
          </w:p>
        </w:tc>
        <w:tc>
          <w:tcPr>
            <w:tcW w:w="6458" w:type="dxa"/>
          </w:tcPr>
          <w:p w14:paraId="2678F3A7">
            <w:pPr>
              <w:jc w:val="center"/>
            </w:pPr>
            <w:r>
              <w:rPr>
                <w:rFonts w:hint="eastAsia"/>
              </w:rPr>
              <w:t>命令</w:t>
            </w:r>
          </w:p>
        </w:tc>
      </w:tr>
      <w:tr w14:paraId="559455FC">
        <w:trPr>
          <w:trHeight w:val="462" w:hRule="atLeast"/>
        </w:trPr>
        <w:tc>
          <w:tcPr>
            <w:tcW w:w="1838" w:type="dxa"/>
          </w:tcPr>
          <w:p w14:paraId="63E25F02">
            <w:pPr>
              <w:jc w:val="center"/>
            </w:pPr>
            <w:r>
              <w:rPr>
                <w:rFonts w:hint="eastAsia"/>
              </w:rPr>
              <w:t>静态路由设置</w:t>
            </w:r>
          </w:p>
        </w:tc>
        <w:tc>
          <w:tcPr>
            <w:tcW w:w="6458" w:type="dxa"/>
          </w:tcPr>
          <w:p w14:paraId="7E63CBF4">
            <w:pPr>
              <w:jc w:val="center"/>
            </w:pPr>
            <w:r>
              <w:rPr>
                <w:color w:val="000000"/>
                <w:kern w:val="0"/>
                <w:sz w:val="24"/>
              </w:rPr>
              <w:t>ip route-static 192.168.0.0 255.255.255.0 202.112.112.2</w:t>
            </w:r>
          </w:p>
        </w:tc>
      </w:tr>
    </w:tbl>
    <w:p w14:paraId="0919CC79">
      <w:pPr>
        <w:pStyle w:val="6"/>
      </w:pPr>
      <w:r>
        <w:rPr>
          <w:rFonts w:hint="eastAsia"/>
        </w:rPr>
        <w:t>1</w:t>
      </w:r>
      <w:ins w:id="53" w:author="曹景堃" w:date="2025-04-02T14:49:00Z">
        <w:r>
          <w:rPr>
            <w:rFonts w:hint="eastAsia"/>
          </w:rPr>
          <w:t>2</w:t>
        </w:r>
      </w:ins>
      <w:del w:id="54" w:author="曹景堃" w:date="2025-04-02T14:49:00Z">
        <w:r>
          <w:rPr>
            <w:rFonts w:hint="eastAsia"/>
          </w:rPr>
          <w:delText>0</w:delText>
        </w:r>
      </w:del>
      <w:r>
        <w:rPr>
          <w:rFonts w:hint="eastAsia"/>
        </w:rPr>
        <w:t>.</w:t>
      </w:r>
      <w:ins w:id="55" w:author="Isabella...伊莎贝拉" w:date="2026-01-30T14:03:16Z">
        <w:r>
          <w:rPr>
            <w:rFonts w:hint="eastAsia"/>
            <w:lang w:val="en-US" w:eastAsia="zh-CN"/>
          </w:rPr>
          <w:t>1</w:t>
        </w:r>
      </w:ins>
      <w:del w:id="56" w:author="Isabella...伊莎贝拉" w:date="2026-01-30T14:03:15Z">
        <w:r>
          <w:rPr>
            <w:rFonts w:hint="eastAsia"/>
          </w:rPr>
          <w:delText>2</w:delText>
        </w:r>
      </w:del>
      <w:r>
        <w:rPr>
          <w:rFonts w:hint="eastAsia"/>
        </w:rPr>
        <w:t>.7</w:t>
      </w:r>
      <w:r>
        <w:t xml:space="preserve"> 实验结果分析与总结</w:t>
      </w:r>
    </w:p>
    <w:p w14:paraId="38597991">
      <w:r>
        <w:t>通过本实验了解静态路由的基本配置和基本原理以及如何查看路由表的结构。</w:t>
      </w:r>
    </w:p>
    <w:p w14:paraId="19610CB8"/>
    <w:p w14:paraId="6635EADC">
      <w:pPr>
        <w:pStyle w:val="5"/>
        <w:rPr>
          <w:rFonts w:ascii="宋体" w:hAnsi="宋体" w:cs="宋体"/>
        </w:rPr>
      </w:pPr>
      <w:r>
        <w:rPr>
          <w:rFonts w:hint="eastAsia"/>
        </w:rPr>
        <w:t>1</w:t>
      </w:r>
      <w:ins w:id="57" w:author="曹景堃" w:date="2025-04-02T14:49:00Z">
        <w:r>
          <w:rPr>
            <w:rFonts w:hint="eastAsia"/>
          </w:rPr>
          <w:t>2</w:t>
        </w:r>
      </w:ins>
      <w:del w:id="58" w:author="曹景堃" w:date="2025-04-02T14:49:00Z">
        <w:r>
          <w:rPr>
            <w:rFonts w:hint="eastAsia"/>
          </w:rPr>
          <w:delText>0</w:delText>
        </w:r>
      </w:del>
      <w:r>
        <w:rPr>
          <w:rFonts w:hint="eastAsia"/>
        </w:rPr>
        <w:t>.</w:t>
      </w:r>
      <w:ins w:id="59" w:author="Isabella...伊莎贝拉" w:date="2026-01-30T14:03:19Z">
        <w:r>
          <w:rPr>
            <w:rFonts w:hint="eastAsia"/>
            <w:lang w:val="en-US" w:eastAsia="zh-CN"/>
          </w:rPr>
          <w:t>2</w:t>
        </w:r>
      </w:ins>
      <w:del w:id="60" w:author="Isabella...伊莎贝拉" w:date="2026-01-30T14:03:19Z">
        <w:r>
          <w:rPr>
            <w:rFonts w:hint="eastAsia"/>
          </w:rPr>
          <w:delText>3</w:delText>
        </w:r>
      </w:del>
      <w:ins w:id="61" w:author="沈逸尘" w:date="2025-04-02T14:50:00Z">
        <w:r>
          <w:rPr>
            <w:rFonts w:hint="eastAsia"/>
          </w:rPr>
          <w:t xml:space="preserve"> </w:t>
        </w:r>
      </w:ins>
      <w:ins w:id="62" w:author="张何子争" w:date="2025-04-02T13:49:00Z">
        <w:del w:id="63" w:author="沈逸尘" w:date="2025-04-02T14:50:00Z">
          <w:r>
            <w:rPr>
              <w:rFonts w:hint="eastAsia"/>
            </w:rPr>
            <w:tab/>
          </w:r>
        </w:del>
      </w:ins>
      <w:ins w:id="64" w:author="张何子争" w:date="2025-04-02T13:49:00Z">
        <w:del w:id="65" w:author="沈逸尘" w:date="2025-04-02T14:50:00Z">
          <w:r>
            <w:rPr>
              <w:rFonts w:hint="eastAsia"/>
            </w:rPr>
            <w:tab/>
          </w:r>
        </w:del>
      </w:ins>
      <w:del w:id="66" w:author="沈逸尘" w:date="2025-04-02T14:50:00Z">
        <w:r>
          <w:rPr/>
          <w:delText xml:space="preserve"> </w:delText>
        </w:r>
      </w:del>
      <w:r>
        <w:rPr>
          <w:rFonts w:ascii="宋体" w:hAnsi="宋体" w:cs="宋体"/>
        </w:rPr>
        <w:t xml:space="preserve">实验 </w:t>
      </w:r>
      <w:r>
        <w:t xml:space="preserve">12-2 VLAN </w:t>
      </w:r>
      <w:r>
        <w:rPr>
          <w:rFonts w:ascii="宋体" w:hAnsi="宋体" w:cs="宋体"/>
        </w:rPr>
        <w:t>间路由</w:t>
      </w:r>
    </w:p>
    <w:p w14:paraId="3B005B72">
      <w:pPr>
        <w:pStyle w:val="6"/>
        <w:rPr>
          <w:rFonts w:ascii="黑体" w:hAnsi="黑体" w:cs="黑体"/>
          <w:color w:val="000000"/>
          <w:kern w:val="0"/>
        </w:rPr>
      </w:pPr>
      <w:r>
        <w:rPr>
          <w:rFonts w:hint="eastAsia"/>
        </w:rPr>
        <w:t>1</w:t>
      </w:r>
      <w:ins w:id="67" w:author="曹景堃" w:date="2025-04-02T14:49:00Z">
        <w:r>
          <w:rPr>
            <w:rFonts w:hint="eastAsia"/>
          </w:rPr>
          <w:t>2</w:t>
        </w:r>
      </w:ins>
      <w:del w:id="68" w:author="曹景堃" w:date="2025-04-02T14:49:00Z">
        <w:r>
          <w:rPr>
            <w:rFonts w:hint="eastAsia"/>
          </w:rPr>
          <w:delText>0</w:delText>
        </w:r>
      </w:del>
      <w:r>
        <w:rPr>
          <w:rFonts w:hint="eastAsia"/>
        </w:rPr>
        <w:t>.</w:t>
      </w:r>
      <w:ins w:id="69" w:author="Isabella...伊莎贝拉" w:date="2026-01-30T14:03:21Z">
        <w:r>
          <w:rPr>
            <w:rFonts w:hint="eastAsia"/>
            <w:lang w:val="en-US" w:eastAsia="zh-CN"/>
          </w:rPr>
          <w:t>2</w:t>
        </w:r>
      </w:ins>
      <w:del w:id="70" w:author="Isabella...伊莎贝拉" w:date="2026-01-30T14:03:21Z">
        <w:r>
          <w:rPr>
            <w:rFonts w:hint="eastAsia"/>
          </w:rPr>
          <w:delText>3</w:delText>
        </w:r>
      </w:del>
      <w:r>
        <w:rPr>
          <w:rFonts w:hint="eastAsia"/>
        </w:rPr>
        <w:t>.1</w:t>
      </w:r>
      <w:r>
        <w:t xml:space="preserve"> </w:t>
      </w:r>
      <w:r>
        <w:rPr>
          <w:rFonts w:ascii="黑体" w:hAnsi="黑体" w:cs="黑体"/>
          <w:color w:val="000000"/>
          <w:kern w:val="0"/>
        </w:rPr>
        <w:t>实验内容</w:t>
      </w:r>
    </w:p>
    <w:p w14:paraId="64B99E41">
      <w:r>
        <w:rPr>
          <w:rFonts w:hint="eastAsia"/>
        </w:rPr>
        <w:t>同过</w:t>
      </w:r>
      <w:r>
        <w:t>VLAN技术可以实现广播范围的控制，提升网络的性能。但不同的VLAN 内部的计算机之间不能够访问。因此，我们采用 VLAN 路由来实现</w:t>
      </w:r>
      <w:r>
        <w:rPr>
          <w:rFonts w:hint="eastAsia"/>
        </w:rPr>
        <w:t>不同</w:t>
      </w:r>
      <w:r>
        <w:t xml:space="preserve"> VLAN 间的互相访问。VLAN 路由可以通过路由器来实现，也可以通</w:t>
      </w:r>
      <w:r>
        <w:rPr>
          <w:rFonts w:hint="eastAsia"/>
        </w:rPr>
        <w:t>三层交换机来实现。其中通过路由器来实现不同的</w:t>
      </w:r>
      <w:r>
        <w:t>VLAN 的连通，需要</w:t>
      </w:r>
      <w:r>
        <w:rPr>
          <w:rFonts w:hint="eastAsia"/>
        </w:rPr>
        <w:t>为每个</w:t>
      </w:r>
      <w:r>
        <w:t>VLAN提供一个接入端口，成本较高，且路由器通过软件转发，效</w:t>
      </w:r>
      <w:r>
        <w:rPr>
          <w:rFonts w:hint="eastAsia"/>
        </w:rPr>
        <w:t>率比较低。常用的是三层交换机实现</w:t>
      </w:r>
      <w:r>
        <w:t xml:space="preserve"> VLAN 路由。</w:t>
      </w:r>
    </w:p>
    <w:p w14:paraId="0F8858D8">
      <w:pPr>
        <w:pStyle w:val="6"/>
        <w:rPr>
          <w:rFonts w:ascii="黑体" w:hAnsi="黑体" w:cs="黑体"/>
          <w:color w:val="000000"/>
          <w:kern w:val="0"/>
        </w:rPr>
      </w:pPr>
      <w:r>
        <w:rPr>
          <w:rFonts w:hint="eastAsia"/>
        </w:rPr>
        <w:t>1</w:t>
      </w:r>
      <w:ins w:id="71" w:author="张芸梯" w:date="2025-04-02T14:49:00Z">
        <w:r>
          <w:rPr>
            <w:rFonts w:hint="eastAsia"/>
          </w:rPr>
          <w:t>2</w:t>
        </w:r>
      </w:ins>
      <w:del w:id="72" w:author="张芸梯" w:date="2025-04-02T14:49:00Z">
        <w:r>
          <w:rPr>
            <w:rFonts w:hint="eastAsia"/>
          </w:rPr>
          <w:delText>0</w:delText>
        </w:r>
      </w:del>
      <w:r>
        <w:rPr>
          <w:rFonts w:hint="eastAsia"/>
        </w:rPr>
        <w:t>.</w:t>
      </w:r>
      <w:ins w:id="73" w:author="Isabella...伊莎贝拉" w:date="2026-01-30T14:03:24Z">
        <w:r>
          <w:rPr>
            <w:rFonts w:hint="eastAsia"/>
            <w:lang w:val="en-US" w:eastAsia="zh-CN"/>
          </w:rPr>
          <w:t>2</w:t>
        </w:r>
      </w:ins>
      <w:del w:id="74" w:author="Isabella...伊莎贝拉" w:date="2026-01-30T14:03:24Z">
        <w:r>
          <w:rPr>
            <w:rFonts w:hint="eastAsia"/>
          </w:rPr>
          <w:delText>3</w:delText>
        </w:r>
      </w:del>
      <w:r>
        <w:rPr>
          <w:rFonts w:hint="eastAsia"/>
        </w:rPr>
        <w:t>.2</w:t>
      </w:r>
      <w:r>
        <w:t xml:space="preserve"> </w:t>
      </w:r>
      <w:r>
        <w:rPr>
          <w:rFonts w:ascii="黑体" w:hAnsi="黑体" w:cs="黑体"/>
          <w:color w:val="000000"/>
          <w:kern w:val="0"/>
        </w:rPr>
        <w:t>实验目的</w:t>
      </w:r>
    </w:p>
    <w:p w14:paraId="2DE72C92">
      <w:r>
        <w:t>通过实验掌握：VLAN 路由的基本原理和基本配置。</w:t>
      </w:r>
    </w:p>
    <w:p w14:paraId="6CB086A4"/>
    <w:p w14:paraId="287956C1">
      <w:pPr>
        <w:pStyle w:val="6"/>
        <w:rPr>
          <w:rFonts w:ascii="黑体" w:hAnsi="黑体" w:cs="黑体"/>
          <w:color w:val="000000"/>
          <w:kern w:val="0"/>
        </w:rPr>
      </w:pPr>
      <w:r>
        <w:rPr>
          <w:rFonts w:hint="eastAsia"/>
        </w:rPr>
        <w:t>1</w:t>
      </w:r>
      <w:ins w:id="75" w:author="张芸梯" w:date="2025-04-02T14:49:00Z">
        <w:r>
          <w:rPr>
            <w:rFonts w:hint="eastAsia"/>
          </w:rPr>
          <w:t>2</w:t>
        </w:r>
      </w:ins>
      <w:del w:id="76" w:author="张芸梯" w:date="2025-04-02T14:49:00Z">
        <w:r>
          <w:rPr>
            <w:rFonts w:hint="eastAsia"/>
          </w:rPr>
          <w:delText>0</w:delText>
        </w:r>
      </w:del>
      <w:r>
        <w:rPr>
          <w:rFonts w:hint="eastAsia"/>
        </w:rPr>
        <w:t>.</w:t>
      </w:r>
      <w:ins w:id="77" w:author="Isabella...伊莎贝拉" w:date="2026-01-30T14:03:26Z">
        <w:r>
          <w:rPr>
            <w:rFonts w:hint="eastAsia"/>
            <w:lang w:val="en-US" w:eastAsia="zh-CN"/>
          </w:rPr>
          <w:t>2</w:t>
        </w:r>
      </w:ins>
      <w:del w:id="78" w:author="Isabella...伊莎贝拉" w:date="2026-01-30T14:03:26Z">
        <w:r>
          <w:rPr>
            <w:rFonts w:hint="eastAsia"/>
          </w:rPr>
          <w:delText>3</w:delText>
        </w:r>
      </w:del>
      <w:r>
        <w:rPr>
          <w:rFonts w:hint="eastAsia"/>
        </w:rPr>
        <w:t>.3</w:t>
      </w:r>
      <w:r>
        <w:t xml:space="preserve"> </w:t>
      </w:r>
      <w:r>
        <w:rPr>
          <w:rFonts w:ascii="黑体" w:hAnsi="黑体" w:cs="黑体"/>
          <w:color w:val="000000"/>
          <w:kern w:val="0"/>
        </w:rPr>
        <w:t>实验拓扑图</w:t>
      </w:r>
    </w:p>
    <w:p w14:paraId="72D5580A">
      <w:pPr>
        <w:jc w:val="center"/>
        <w:rPr>
          <w:rFonts w:hint="eastAsia"/>
        </w:rPr>
      </w:pPr>
      <w:r>
        <w:rPr>
          <w:rFonts w:hint="eastAsia"/>
        </w:rPr>
        <w:drawing>
          <wp:inline distT="0" distB="0" distL="0" distR="0">
            <wp:extent cx="5387340" cy="4039870"/>
            <wp:effectExtent l="0" t="0" r="3810" b="0"/>
            <wp:docPr id="1028" name="图片 32"/>
            <wp:cNvGraphicFramePr/>
            <a:graphic xmlns:a="http://schemas.openxmlformats.org/drawingml/2006/main">
              <a:graphicData uri="http://schemas.openxmlformats.org/drawingml/2006/picture">
                <pic:pic xmlns:pic="http://schemas.openxmlformats.org/drawingml/2006/picture">
                  <pic:nvPicPr>
                    <pic:cNvPr id="1028" name="图片 32"/>
                    <pic:cNvPicPr/>
                  </pic:nvPicPr>
                  <pic:blipFill>
                    <a:blip r:embed="rId6" cstate="print"/>
                    <a:srcRect/>
                    <a:stretch>
                      <a:fillRect/>
                    </a:stretch>
                  </pic:blipFill>
                  <pic:spPr>
                    <a:xfrm>
                      <a:off x="0" y="0"/>
                      <a:ext cx="5387340" cy="4040504"/>
                    </a:xfrm>
                    <a:prstGeom prst="rect">
                      <a:avLst/>
                    </a:prstGeom>
                  </pic:spPr>
                </pic:pic>
              </a:graphicData>
            </a:graphic>
          </wp:inline>
        </w:drawing>
      </w:r>
    </w:p>
    <w:p w14:paraId="37E4DF89">
      <w:pPr>
        <w:jc w:val="left"/>
        <w:rPr>
          <w:ins w:id="79" w:author="刘保莉" w:date="2025-03-19T14:25:00Z"/>
          <w:rFonts w:hint="eastAsia"/>
          <w:b/>
          <w:bCs/>
          <w:color w:val="FF0000"/>
          <w:sz w:val="24"/>
          <w:szCs w:val="28"/>
          <w:rPrChange w:id="80" w:author="曹景堃" w:date="2025-04-02T14:51:00Z">
            <w:rPr>
              <w:ins w:id="81" w:author="刘保莉" w:date="2025-03-19T14:25:00Z"/>
              <w:rFonts w:hint="eastAsia"/>
            </w:rPr>
          </w:rPrChange>
        </w:rPr>
      </w:pPr>
      <w:ins w:id="82" w:author="曹景堃" w:date="2025-04-02T14:50:00Z">
        <w:r>
          <w:rPr>
            <w:rFonts w:hint="eastAsia"/>
            <w:b/>
            <w:bCs/>
            <w:color w:val="FF0000"/>
            <w:sz w:val="24"/>
            <w:szCs w:val="28"/>
            <w:rPrChange w:id="83" w:author="曹景堃" w:date="2025-04-02T14:51:00Z">
              <w:rPr>
                <w:rFonts w:hint="eastAsia"/>
              </w:rPr>
            </w:rPrChange>
          </w:rPr>
          <w:t>注</w:t>
        </w:r>
      </w:ins>
      <w:ins w:id="84" w:author="刘保莉" w:date="2025-03-19T14:25:00Z">
        <w:del w:id="85" w:author="曹景堃" w:date="2025-04-02T14:50:00Z">
          <w:r>
            <w:rPr>
              <w:rFonts w:hint="eastAsia"/>
              <w:b/>
              <w:bCs/>
              <w:color w:val="FF0000"/>
              <w:sz w:val="24"/>
              <w:szCs w:val="28"/>
              <w:rPrChange w:id="86" w:author="曹景堃" w:date="2025-04-02T14:51:00Z">
                <w:rPr>
                  <w:rFonts w:hint="eastAsia"/>
                </w:rPr>
              </w:rPrChange>
            </w:rPr>
            <w:delText>这里</w:delText>
          </w:r>
        </w:del>
      </w:ins>
      <w:ins w:id="87" w:author="刘保莉" w:date="2025-03-19T14:25:00Z">
        <w:del w:id="88" w:author="曹景堃" w:date="2025-04-02T14:50:00Z">
          <w:r>
            <w:rPr>
              <w:rFonts w:hint="eastAsia"/>
              <w:b/>
              <w:bCs/>
              <w:color w:val="FF0000"/>
              <w:sz w:val="24"/>
              <w:szCs w:val="28"/>
              <w:rPrChange w:id="89" w:author="曹景堃" w:date="2025-04-02T14:51:00Z">
                <w:rPr>
                  <w:rFonts w:hint="eastAsia"/>
                </w:rPr>
              </w:rPrChange>
            </w:rPr>
            <w:delText>要</w:delText>
          </w:r>
        </w:del>
      </w:ins>
      <w:ins w:id="90" w:author="刘保莉" w:date="2025-03-19T14:25:00Z">
        <w:del w:id="91" w:author="曹景堃" w:date="2025-04-02T14:50:00Z">
          <w:r>
            <w:rPr>
              <w:rFonts w:hint="eastAsia"/>
              <w:b/>
              <w:bCs/>
              <w:color w:val="FF0000"/>
              <w:sz w:val="24"/>
              <w:szCs w:val="28"/>
              <w:rPrChange w:id="92" w:author="曹景堃" w:date="2025-04-02T14:51:00Z">
                <w:rPr>
                  <w:rFonts w:hint="eastAsia"/>
                </w:rPr>
              </w:rPrChange>
            </w:rPr>
            <w:delText>加上</w:delText>
          </w:r>
        </w:del>
      </w:ins>
      <w:ins w:id="93" w:author="刘保莉" w:date="2025-03-19T14:25:00Z">
        <w:del w:id="94" w:author="曹景堃" w:date="2025-04-02T14:50:00Z">
          <w:r>
            <w:rPr>
              <w:rFonts w:hint="eastAsia"/>
              <w:b/>
              <w:bCs/>
              <w:color w:val="FF0000"/>
              <w:sz w:val="24"/>
              <w:szCs w:val="28"/>
              <w:rPrChange w:id="95" w:author="曹景堃" w:date="2025-04-02T14:51:00Z">
                <w:rPr>
                  <w:rFonts w:hint="eastAsia"/>
                </w:rPr>
              </w:rPrChange>
            </w:rPr>
            <w:delText>一段</w:delText>
          </w:r>
        </w:del>
      </w:ins>
      <w:ins w:id="96" w:author="刘保莉" w:date="2025-03-19T14:25:00Z">
        <w:r>
          <w:rPr>
            <w:rFonts w:hint="eastAsia"/>
            <w:b/>
            <w:bCs/>
            <w:color w:val="FF0000"/>
            <w:sz w:val="24"/>
            <w:szCs w:val="28"/>
            <w:rPrChange w:id="97" w:author="曹景堃" w:date="2025-04-02T14:51:00Z">
              <w:rPr>
                <w:rFonts w:hint="eastAsia"/>
              </w:rPr>
            </w:rPrChange>
          </w:rPr>
          <w:t>：</w:t>
        </w:r>
      </w:ins>
    </w:p>
    <w:p w14:paraId="5A7172C8">
      <w:pPr>
        <w:jc w:val="left"/>
        <w:rPr>
          <w:ins w:id="98" w:author="刘保莉" w:date="2025-03-19T14:26:00Z"/>
          <w:rFonts w:hint="eastAsia"/>
        </w:rPr>
      </w:pPr>
      <w:ins w:id="99" w:author="刘保莉" w:date="2025-03-19T14:25:00Z">
        <w:r>
          <w:rPr>
            <w:rFonts w:hint="eastAsia"/>
          </w:rPr>
          <w:t>所有PC都要配置默认网</w:t>
        </w:r>
      </w:ins>
      <w:ins w:id="100" w:author="刘远航" w:date="2025-04-02T13:49:00Z">
        <w:r>
          <w:rPr>
            <w:rFonts w:hint="eastAsia"/>
          </w:rPr>
          <w:t>关</w:t>
        </w:r>
      </w:ins>
      <w:ins w:id="101" w:author="刘保莉" w:date="2025-03-19T14:25:00Z">
        <w:del w:id="102" w:author="刘远航" w:date="2025-04-02T13:49:00Z">
          <w:r>
            <w:rPr>
              <w:rFonts w:hint="eastAsia"/>
            </w:rPr>
            <w:delText>管</w:delText>
          </w:r>
        </w:del>
      </w:ins>
      <w:ins w:id="103" w:author="刘保莉" w:date="2025-03-19T14:25:00Z">
        <w:r>
          <w:rPr>
            <w:rFonts w:hint="eastAsia"/>
          </w:rPr>
          <w:t>，</w:t>
        </w:r>
      </w:ins>
      <w:ins w:id="104" w:author="刘保莉" w:date="2025-03-19T14:26:00Z">
        <w:r>
          <w:rPr>
            <w:rFonts w:hint="eastAsia"/>
          </w:rPr>
          <w:t>在【属性】里面。</w:t>
        </w:r>
      </w:ins>
    </w:p>
    <w:p w14:paraId="485A33D3">
      <w:pPr>
        <w:jc w:val="left"/>
        <w:rPr>
          <w:ins w:id="105" w:author="刘保莉" w:date="2025-03-19T14:26:00Z"/>
          <w:rFonts w:hint="eastAsia"/>
        </w:rPr>
      </w:pPr>
      <w:ins w:id="106" w:author="刘保莉" w:date="2025-03-19T14:26:00Z">
        <w:r>
          <w:rPr>
            <w:rFonts w:hint="eastAsia"/>
          </w:rPr>
          <w:t>PCa和PCb的默认网</w:t>
        </w:r>
      </w:ins>
      <w:ins w:id="107" w:author="刘远航" w:date="2025-04-02T13:49:00Z">
        <w:r>
          <w:rPr>
            <w:rFonts w:hint="eastAsia"/>
          </w:rPr>
          <w:t>关</w:t>
        </w:r>
      </w:ins>
      <w:ins w:id="108" w:author="刘保莉" w:date="2025-03-19T14:26:00Z">
        <w:del w:id="109" w:author="刘远航" w:date="2025-04-02T13:49:00Z">
          <w:r>
            <w:rPr>
              <w:rFonts w:hint="eastAsia"/>
            </w:rPr>
            <w:delText>管</w:delText>
          </w:r>
        </w:del>
      </w:ins>
      <w:ins w:id="110" w:author="刘保莉" w:date="2025-03-19T14:26:00Z">
        <w:r>
          <w:rPr>
            <w:rFonts w:hint="eastAsia"/>
          </w:rPr>
          <w:t>是192.168.0.1（拓扑图中路由器左侧的网关地址）</w:t>
        </w:r>
      </w:ins>
    </w:p>
    <w:p w14:paraId="5460D24A">
      <w:pPr>
        <w:jc w:val="left"/>
        <w:rPr>
          <w:ins w:id="111" w:author="王燚" w:date="2025-04-02T13:56:00Z"/>
          <w:rFonts w:hint="eastAsia"/>
        </w:rPr>
      </w:pPr>
      <w:ins w:id="112" w:author="刘保莉" w:date="2025-03-19T14:27:00Z">
        <w:r>
          <w:rPr>
            <w:rFonts w:hint="eastAsia"/>
          </w:rPr>
          <w:t>PCc和PCd的默认网</w:t>
        </w:r>
      </w:ins>
      <w:ins w:id="113" w:author="刘远航" w:date="2025-04-02T13:49:00Z">
        <w:r>
          <w:rPr>
            <w:rFonts w:hint="eastAsia"/>
          </w:rPr>
          <w:t>关</w:t>
        </w:r>
      </w:ins>
      <w:ins w:id="114" w:author="刘保莉" w:date="2025-03-19T14:27:00Z">
        <w:del w:id="115" w:author="刘远航" w:date="2025-04-02T13:49:00Z">
          <w:r>
            <w:rPr>
              <w:rFonts w:hint="eastAsia"/>
            </w:rPr>
            <w:delText>管</w:delText>
          </w:r>
        </w:del>
      </w:ins>
      <w:ins w:id="116" w:author="刘保莉" w:date="2025-03-19T14:27:00Z">
        <w:r>
          <w:rPr>
            <w:rFonts w:hint="eastAsia"/>
          </w:rPr>
          <w:t>是192.168.1.1（拓扑图中路由器右侧的网关地址）</w:t>
        </w:r>
      </w:ins>
    </w:p>
    <w:p w14:paraId="67E5F36A">
      <w:pPr>
        <w:jc w:val="left"/>
        <w:rPr>
          <w:ins w:id="117" w:author="刘保莉" w:date="2025-03-19T14:27:00Z"/>
          <w:rFonts w:hint="eastAsia"/>
        </w:rPr>
      </w:pPr>
      <w:ins w:id="118" w:author="王燚" w:date="2025-04-02T13:57:00Z">
        <w:r>
          <w:rPr>
            <w:rFonts w:hint="eastAsia"/>
          </w:rPr>
          <w:t>要注意</w:t>
        </w:r>
      </w:ins>
      <w:ins w:id="119" w:author="王燚" w:date="2025-04-02T13:56:00Z">
        <w:r>
          <w:rPr>
            <w:rFonts w:hint="eastAsia"/>
          </w:rPr>
          <w:t>在使用b2方式时，PCc和PCd的默认网关也为192.168.0.1（</w:t>
        </w:r>
      </w:ins>
      <w:ins w:id="120" w:author="王燚" w:date="2025-04-02T13:57:00Z">
        <w:r>
          <w:rPr>
            <w:rFonts w:hint="eastAsia"/>
          </w:rPr>
          <w:t>其实就是根据ip地址来写默认网关）</w:t>
        </w:r>
      </w:ins>
    </w:p>
    <w:p w14:paraId="1AA5A1C5">
      <w:pPr>
        <w:jc w:val="left"/>
        <w:rPr>
          <w:rFonts w:hint="eastAsia"/>
        </w:rPr>
      </w:pPr>
    </w:p>
    <w:p w14:paraId="7A292B82">
      <w:pPr>
        <w:pStyle w:val="6"/>
        <w:rPr>
          <w:rFonts w:ascii="黑体" w:hAnsi="黑体" w:cs="黑体"/>
          <w:color w:val="000000"/>
          <w:kern w:val="0"/>
        </w:rPr>
      </w:pPr>
      <w:r>
        <w:rPr>
          <w:rFonts w:hint="eastAsia"/>
        </w:rPr>
        <w:t>1</w:t>
      </w:r>
      <w:ins w:id="121" w:author="张芸梯" w:date="2025-04-02T14:49:00Z">
        <w:r>
          <w:rPr>
            <w:rFonts w:hint="eastAsia"/>
          </w:rPr>
          <w:t>2</w:t>
        </w:r>
      </w:ins>
      <w:del w:id="122" w:author="张芸梯" w:date="2025-04-02T14:49:00Z">
        <w:r>
          <w:rPr>
            <w:rFonts w:hint="eastAsia"/>
          </w:rPr>
          <w:delText>0</w:delText>
        </w:r>
      </w:del>
      <w:r>
        <w:rPr>
          <w:rFonts w:hint="eastAsia"/>
        </w:rPr>
        <w:t>.</w:t>
      </w:r>
      <w:ins w:id="123" w:author="Isabella...伊莎贝拉" w:date="2026-01-30T14:03:29Z">
        <w:r>
          <w:rPr>
            <w:rFonts w:hint="eastAsia"/>
            <w:lang w:val="en-US" w:eastAsia="zh-CN"/>
          </w:rPr>
          <w:t>2</w:t>
        </w:r>
      </w:ins>
      <w:del w:id="124" w:author="Isabella...伊莎贝拉" w:date="2026-01-30T14:03:29Z">
        <w:r>
          <w:rPr>
            <w:rFonts w:hint="eastAsia"/>
          </w:rPr>
          <w:delText>3</w:delText>
        </w:r>
      </w:del>
      <w:r>
        <w:rPr>
          <w:rFonts w:hint="eastAsia"/>
        </w:rPr>
        <w:t>.4</w:t>
      </w:r>
      <w:r>
        <w:t xml:space="preserve"> </w:t>
      </w:r>
      <w:r>
        <w:rPr>
          <w:rFonts w:ascii="黑体" w:hAnsi="黑体" w:cs="黑体"/>
          <w:color w:val="000000"/>
          <w:kern w:val="0"/>
        </w:rPr>
        <w:t>实验设备</w:t>
      </w:r>
    </w:p>
    <w:p w14:paraId="378A6179">
      <w:r>
        <w:t>1 台 3 层交换机、1 台路由器、4 台 PC</w:t>
      </w:r>
    </w:p>
    <w:p w14:paraId="02CB20E4">
      <w:pPr>
        <w:pStyle w:val="6"/>
        <w:rPr>
          <w:rFonts w:ascii="黑体" w:hAnsi="黑体" w:cs="黑体"/>
          <w:color w:val="000000"/>
          <w:kern w:val="0"/>
        </w:rPr>
      </w:pPr>
      <w:r>
        <w:rPr>
          <w:rFonts w:hint="eastAsia"/>
        </w:rPr>
        <w:t>1</w:t>
      </w:r>
      <w:ins w:id="125" w:author="张芸梯" w:date="2025-04-02T14:49:00Z">
        <w:r>
          <w:rPr>
            <w:rFonts w:hint="eastAsia"/>
          </w:rPr>
          <w:t>2</w:t>
        </w:r>
      </w:ins>
      <w:del w:id="126" w:author="张芸梯" w:date="2025-04-02T14:49:00Z">
        <w:r>
          <w:rPr>
            <w:rFonts w:hint="eastAsia"/>
          </w:rPr>
          <w:delText>0</w:delText>
        </w:r>
      </w:del>
      <w:r>
        <w:rPr>
          <w:rFonts w:hint="eastAsia"/>
        </w:rPr>
        <w:t>.</w:t>
      </w:r>
      <w:ins w:id="127" w:author="Isabella...伊莎贝拉" w:date="2026-01-30T14:03:33Z">
        <w:r>
          <w:rPr>
            <w:rFonts w:hint="eastAsia"/>
            <w:lang w:val="en-US" w:eastAsia="zh-CN"/>
          </w:rPr>
          <w:t>2</w:t>
        </w:r>
      </w:ins>
      <w:del w:id="128" w:author="Isabella...伊莎贝拉" w:date="2026-01-30T14:03:32Z">
        <w:r>
          <w:rPr>
            <w:rFonts w:hint="eastAsia"/>
          </w:rPr>
          <w:delText>3</w:delText>
        </w:r>
      </w:del>
      <w:r>
        <w:rPr>
          <w:rFonts w:hint="eastAsia"/>
        </w:rPr>
        <w:t>.5</w:t>
      </w:r>
      <w:r>
        <w:t xml:space="preserve"> </w:t>
      </w:r>
      <w:r>
        <w:rPr>
          <w:rFonts w:ascii="黑体" w:hAnsi="黑体" w:cs="黑体"/>
          <w:color w:val="000000"/>
          <w:kern w:val="0"/>
        </w:rPr>
        <w:t>实验步骤</w:t>
      </w:r>
    </w:p>
    <w:p w14:paraId="03E69D68">
      <w:r>
        <w:t>1）按照拓扑图连线并设置各台 PC 的 IP 地址。</w:t>
      </w:r>
    </w:p>
    <w:p w14:paraId="3091950C">
      <w:pPr>
        <w:rPr>
          <w:rFonts w:hint="eastAsia" w:eastAsia="等线"/>
          <w:color w:val="FF0000"/>
        </w:rPr>
      </w:pPr>
      <w:r>
        <w:rPr>
          <w:color w:val="FF0000"/>
        </w:rPr>
        <w:t>注：图中虚线画出的 a、b、c 为实现 VLAN 见路由的三种方式，所</w:t>
      </w:r>
      <w:r>
        <w:rPr>
          <w:color w:val="FF0000"/>
          <w:sz w:val="22"/>
        </w:rPr>
        <w:t>以连线和 IP 的配置也有不同方式，其中的 b1 和 b2 又为 b 方式的两种，此步骤中暂时先对公共部分</w:t>
      </w:r>
      <w:r>
        <w:rPr>
          <w:rFonts w:hint="eastAsia"/>
          <w:color w:val="FF0000"/>
          <w:sz w:val="22"/>
        </w:rPr>
        <w:t>（即交换机与P</w:t>
      </w:r>
      <w:r>
        <w:rPr>
          <w:color w:val="FF0000"/>
          <w:sz w:val="22"/>
        </w:rPr>
        <w:t>C</w:t>
      </w:r>
      <w:r>
        <w:rPr>
          <w:rFonts w:hint="eastAsia"/>
          <w:color w:val="FF0000"/>
          <w:sz w:val="22"/>
        </w:rPr>
        <w:t>之间的连线）</w:t>
      </w:r>
      <w:r>
        <w:rPr>
          <w:color w:val="FF0000"/>
          <w:sz w:val="22"/>
        </w:rPr>
        <w:t>进行连线和配置，不同方式的先放</w:t>
      </w:r>
      <w:r>
        <w:rPr>
          <w:color w:val="FF0000"/>
        </w:rPr>
        <w:t>置，待后步操作。</w:t>
      </w:r>
      <w:r>
        <w:rPr>
          <w:rFonts w:hint="eastAsia"/>
          <w:color w:val="FF0000"/>
        </w:rPr>
        <w:t>同时，需要注意的是各个端口之间的对应关系！！！</w:t>
      </w:r>
    </w:p>
    <w:p w14:paraId="0AAE6191"/>
    <w:p w14:paraId="041F7FBD">
      <w:pPr>
        <w:numPr>
          <w:ilvl w:val="0"/>
          <w:numId w:val="1"/>
        </w:numPr>
        <w:rPr>
          <w:ins w:id="130" w:author="李甘" w:date="2025-03-23T00:09:00Z"/>
        </w:rPr>
        <w:pPrChange w:id="129" w:author="李甘" w:date="2025-03-23T00:09:00Z">
          <w:pPr/>
        </w:pPrChange>
      </w:pPr>
      <w:del w:id="131" w:author="李甘" w:date="2025-03-23T00:09:00Z">
        <w:r>
          <w:rPr/>
          <w:delText>2）</w:delText>
        </w:r>
      </w:del>
      <w:r>
        <w:t>配置三层交换机将各个端口分配到两个 VLAN 中</w:t>
      </w:r>
    </w:p>
    <w:p w14:paraId="54BF953F">
      <w:ins w:id="132" w:author="李甘" w:date="2025-03-23T00:09:00Z">
        <w:r>
          <w:rPr>
            <w:rFonts w:hint="default" w:ascii="微软雅黑" w:hAnsi="微软雅黑" w:eastAsia="微软雅黑" w:cs="微软雅黑"/>
            <w:kern w:val="2"/>
            <w:sz w:val="22"/>
            <w:szCs w:val="22"/>
            <w:lang w:val="en-US" w:eastAsia="zh-CN"/>
          </w:rPr>
          <w:t>登陆后，请按照如下步骤重置交换机：（如果在光标前显示[...]，说明你位于系统视图中，先按Ctrl+Z退出系统视图），然后输入reboot，第一个选项输入N，第二个输入Y，等待一段时间后即可。</w:t>
        </w:r>
      </w:ins>
    </w:p>
    <w:p w14:paraId="1BE30299">
      <w:pPr>
        <w:rPr>
          <w:ins w:id="133" w:author="李甘" w:date="2025-04-02T14:25:00Z"/>
          <w:rFonts w:ascii="楷体" w:hAnsi="楷体" w:eastAsia="楷体"/>
          <w:sz w:val="20"/>
          <w:szCs w:val="21"/>
        </w:rPr>
      </w:pPr>
      <w:r>
        <w:rPr>
          <w:rFonts w:hint="eastAsia" w:ascii="楷体" w:hAnsi="楷体" w:eastAsia="楷体"/>
          <w:sz w:val="20"/>
          <w:szCs w:val="21"/>
        </w:rPr>
        <w:t>***</w:t>
      </w:r>
      <w:r>
        <w:rPr>
          <w:rFonts w:ascii="楷体" w:hAnsi="楷体" w:eastAsia="楷体"/>
          <w:sz w:val="20"/>
          <w:szCs w:val="21"/>
        </w:rPr>
        <w:t xml:space="preserve">            </w:t>
      </w:r>
    </w:p>
    <w:p w14:paraId="7FA7E686">
      <w:pPr>
        <w:rPr>
          <w:ins w:id="134" w:author="李甘" w:date="2025-04-02T14:25:00Z"/>
          <w:rFonts w:hint="eastAsia" w:ascii="楷体" w:hAnsi="楷体" w:eastAsia="楷体"/>
          <w:sz w:val="20"/>
          <w:szCs w:val="21"/>
        </w:rPr>
      </w:pPr>
      <w:ins w:id="135" w:author="李甘" w:date="2025-04-02T14:25:00Z">
        <w:r>
          <w:rPr>
            <w:rFonts w:hint="eastAsia" w:ascii="楷体" w:hAnsi="楷体" w:eastAsia="楷体"/>
            <w:sz w:val="20"/>
            <w:szCs w:val="21"/>
          </w:rPr>
          <w:t>&lt;H3C&gt;sys</w:t>
        </w:r>
      </w:ins>
    </w:p>
    <w:p w14:paraId="4C214FD2">
      <w:pPr>
        <w:rPr>
          <w:rFonts w:ascii="楷体" w:hAnsi="楷体" w:eastAsia="楷体"/>
          <w:sz w:val="20"/>
          <w:szCs w:val="21"/>
        </w:rPr>
      </w:pPr>
      <w:ins w:id="136" w:author="李甘" w:date="2025-04-02T14:25:00Z">
        <w:r>
          <w:rPr>
            <w:rFonts w:hint="eastAsia" w:ascii="楷体" w:hAnsi="楷体" w:eastAsia="楷体"/>
            <w:sz w:val="20"/>
            <w:szCs w:val="21"/>
          </w:rPr>
          <w:t>[H3C]sys SW</w:t>
        </w:r>
      </w:ins>
      <w:r>
        <w:rPr>
          <w:rFonts w:ascii="楷体" w:hAnsi="楷体" w:eastAsia="楷体"/>
          <w:sz w:val="20"/>
          <w:szCs w:val="21"/>
        </w:rPr>
        <w:t xml:space="preserve">         </w:t>
      </w:r>
    </w:p>
    <w:p w14:paraId="777FCCF2">
      <w:pPr>
        <w:rPr>
          <w:rFonts w:hint="eastAsia" w:ascii="楷体" w:hAnsi="楷体" w:eastAsia="楷体"/>
          <w:sz w:val="20"/>
          <w:szCs w:val="21"/>
        </w:rPr>
      </w:pPr>
      <w:r>
        <w:rPr>
          <w:rFonts w:hint="eastAsia" w:ascii="楷体" w:hAnsi="楷体" w:eastAsia="楷体"/>
          <w:sz w:val="20"/>
          <w:szCs w:val="21"/>
        </w:rPr>
        <w:t>[</w:t>
      </w:r>
      <w:r>
        <w:rPr>
          <w:rFonts w:ascii="楷体" w:hAnsi="楷体" w:eastAsia="楷体"/>
          <w:sz w:val="20"/>
          <w:szCs w:val="21"/>
        </w:rPr>
        <w:t>SW] vlan 2</w:t>
      </w:r>
    </w:p>
    <w:p w14:paraId="719CA16A">
      <w:pPr>
        <w:rPr>
          <w:rFonts w:ascii="楷体" w:hAnsi="楷体" w:eastAsia="楷体"/>
          <w:sz w:val="20"/>
          <w:szCs w:val="21"/>
        </w:rPr>
      </w:pPr>
      <w:r>
        <w:rPr>
          <w:rFonts w:ascii="楷体" w:hAnsi="楷体" w:eastAsia="楷体"/>
          <w:sz w:val="20"/>
          <w:szCs w:val="21"/>
        </w:rPr>
        <w:t>[SW-vlan2]port GigabitEthernet 1/0/1 GigabitEthernet 1/0/3 to GigabitEthernet 1/0/6</w:t>
      </w:r>
    </w:p>
    <w:p w14:paraId="17633B30">
      <w:pPr>
        <w:rPr>
          <w:rFonts w:ascii="楷体" w:hAnsi="楷体" w:eastAsia="楷体"/>
          <w:sz w:val="20"/>
          <w:szCs w:val="21"/>
        </w:rPr>
      </w:pPr>
      <w:r>
        <w:rPr>
          <w:rFonts w:ascii="楷体" w:hAnsi="楷体" w:eastAsia="楷体"/>
          <w:sz w:val="20"/>
          <w:szCs w:val="21"/>
        </w:rPr>
        <w:t>[SW-vlan2]vlan 3</w:t>
      </w:r>
    </w:p>
    <w:p w14:paraId="31B0EEAD">
      <w:pPr>
        <w:rPr>
          <w:rFonts w:ascii="楷体" w:hAnsi="楷体" w:eastAsia="楷体"/>
          <w:sz w:val="20"/>
          <w:szCs w:val="21"/>
        </w:rPr>
      </w:pPr>
      <w:r>
        <w:rPr>
          <w:rFonts w:ascii="楷体" w:hAnsi="楷体" w:eastAsia="楷体"/>
          <w:sz w:val="20"/>
          <w:szCs w:val="21"/>
        </w:rPr>
        <w:t>[SW-vlan3]port GigabitEthernet 1/0/2 GigabitEthernet 1/0/7 to GigabitEthernet 1/0/10</w:t>
      </w:r>
    </w:p>
    <w:p w14:paraId="132D804F"/>
    <w:p w14:paraId="7F46AC60">
      <w:pPr>
        <w:rPr>
          <w:rFonts w:ascii="宋体" w:hAnsi="宋体" w:cs="宋体"/>
        </w:rPr>
      </w:pPr>
      <w:r>
        <w:t>3</w:t>
      </w:r>
      <w:r>
        <w:rPr>
          <w:rFonts w:ascii="宋体" w:hAnsi="宋体" w:cs="宋体"/>
        </w:rPr>
        <w:t>）配置</w:t>
      </w:r>
      <w:r>
        <w:t xml:space="preserve"> VLAN </w:t>
      </w:r>
      <w:r>
        <w:rPr>
          <w:rFonts w:ascii="宋体" w:hAnsi="宋体" w:cs="宋体"/>
        </w:rPr>
        <w:t>间路由</w:t>
      </w:r>
    </w:p>
    <w:p w14:paraId="212B32E0">
      <w:pPr>
        <w:rPr>
          <w:b/>
          <w:bCs/>
        </w:rPr>
      </w:pPr>
      <w:r>
        <w:rPr>
          <w:b/>
          <w:bCs/>
        </w:rPr>
        <w:t>（方式 a）</w:t>
      </w:r>
    </w:p>
    <w:p w14:paraId="4182652D">
      <w:r>
        <w:t>按照方式 a 连线并设置 PC 的 IP 地址，配置路由器</w:t>
      </w:r>
    </w:p>
    <w:p w14:paraId="7F507CBC">
      <w:pPr>
        <w:rPr>
          <w:ins w:id="137" w:author="李甘" w:date="2025-04-02T14:30:00Z"/>
          <w:rFonts w:hint="eastAsia" w:ascii="楷体" w:hAnsi="楷体" w:eastAsia="楷体"/>
          <w:sz w:val="18"/>
          <w:szCs w:val="20"/>
        </w:rPr>
      </w:pPr>
      <w:r>
        <w:rPr>
          <w:rFonts w:hint="eastAsia" w:ascii="楷体" w:hAnsi="楷体" w:eastAsia="楷体"/>
          <w:sz w:val="18"/>
          <w:szCs w:val="20"/>
        </w:rPr>
        <w:t>***</w:t>
      </w:r>
      <w:r>
        <w:rPr>
          <w:rFonts w:ascii="楷体" w:hAnsi="楷体" w:eastAsia="楷体"/>
          <w:sz w:val="18"/>
          <w:szCs w:val="20"/>
        </w:rPr>
        <w:t xml:space="preserve"> </w:t>
      </w:r>
      <w:r>
        <w:rPr>
          <w:rFonts w:hint="eastAsia" w:ascii="楷体" w:hAnsi="楷体" w:eastAsia="楷体"/>
          <w:sz w:val="18"/>
          <w:szCs w:val="20"/>
        </w:rPr>
        <w:t>参考命令</w:t>
      </w:r>
    </w:p>
    <w:p w14:paraId="6E7732AF">
      <w:pPr>
        <w:rPr>
          <w:ins w:id="138" w:author="李甘" w:date="2025-04-02T14:30:00Z"/>
          <w:rFonts w:hint="eastAsia" w:ascii="楷体" w:hAnsi="楷体" w:eastAsia="楷体"/>
          <w:sz w:val="18"/>
          <w:szCs w:val="20"/>
        </w:rPr>
      </w:pPr>
      <w:ins w:id="139" w:author="李甘" w:date="2025-04-02T14:30:00Z">
        <w:r>
          <w:rPr>
            <w:rFonts w:hint="eastAsia" w:ascii="楷体" w:hAnsi="楷体" w:eastAsia="楷体"/>
            <w:sz w:val="18"/>
            <w:szCs w:val="20"/>
          </w:rPr>
          <w:t>&lt;H3C&gt;sys</w:t>
        </w:r>
      </w:ins>
    </w:p>
    <w:p w14:paraId="4D9B2BB7">
      <w:pPr>
        <w:rPr>
          <w:rFonts w:hint="eastAsia" w:ascii="楷体" w:hAnsi="楷体" w:eastAsia="楷体"/>
          <w:sz w:val="18"/>
          <w:szCs w:val="20"/>
        </w:rPr>
      </w:pPr>
      <w:ins w:id="140" w:author="李甘" w:date="2025-04-02T14:30:00Z">
        <w:r>
          <w:rPr>
            <w:rFonts w:hint="eastAsia" w:ascii="楷体" w:hAnsi="楷体" w:eastAsia="楷体"/>
            <w:sz w:val="18"/>
            <w:szCs w:val="20"/>
          </w:rPr>
          <w:t>[H3C]sys RT</w:t>
        </w:r>
      </w:ins>
    </w:p>
    <w:p w14:paraId="1A624ECA">
      <w:pPr>
        <w:rPr>
          <w:rFonts w:ascii="楷体" w:hAnsi="楷体" w:eastAsia="楷体"/>
          <w:sz w:val="20"/>
          <w:szCs w:val="21"/>
        </w:rPr>
      </w:pPr>
      <w:r>
        <w:rPr>
          <w:rFonts w:hint="eastAsia"/>
        </w:rPr>
        <w:t>[</w:t>
      </w:r>
      <w:r>
        <w:t xml:space="preserve">RT] interface </w:t>
      </w:r>
      <w:r>
        <w:rPr>
          <w:rFonts w:ascii="楷体" w:hAnsi="楷体" w:eastAsia="楷体"/>
          <w:sz w:val="20"/>
          <w:szCs w:val="21"/>
        </w:rPr>
        <w:t xml:space="preserve">GigabitEthernet 0/0 </w:t>
      </w:r>
    </w:p>
    <w:p w14:paraId="6EF2F709">
      <w:pPr>
        <w:rPr>
          <w:rFonts w:ascii="楷体" w:hAnsi="楷体" w:eastAsia="楷体"/>
          <w:sz w:val="20"/>
          <w:szCs w:val="21"/>
        </w:rPr>
      </w:pPr>
      <w:r>
        <w:rPr>
          <w:rFonts w:ascii="楷体" w:hAnsi="楷体" w:eastAsia="楷体"/>
          <w:sz w:val="20"/>
          <w:szCs w:val="21"/>
        </w:rPr>
        <w:t>[RT-GigabitEthernet0/0] ip address 192.168.0.1 255.255.255.0</w:t>
      </w:r>
    </w:p>
    <w:p w14:paraId="4E92589D">
      <w:pPr>
        <w:rPr>
          <w:rFonts w:ascii="楷体" w:hAnsi="楷体" w:eastAsia="楷体"/>
          <w:sz w:val="20"/>
          <w:szCs w:val="21"/>
        </w:rPr>
      </w:pPr>
      <w:r>
        <w:rPr>
          <w:rFonts w:ascii="楷体" w:hAnsi="楷体" w:eastAsia="楷体"/>
          <w:sz w:val="20"/>
          <w:szCs w:val="21"/>
        </w:rPr>
        <w:t>[RT-GigabitEthernet0/0] quit</w:t>
      </w:r>
    </w:p>
    <w:p w14:paraId="08433B32">
      <w:pPr>
        <w:rPr>
          <w:rFonts w:ascii="楷体" w:hAnsi="楷体" w:eastAsia="楷体"/>
          <w:sz w:val="20"/>
          <w:szCs w:val="21"/>
        </w:rPr>
      </w:pPr>
      <w:r>
        <w:rPr>
          <w:rFonts w:ascii="楷体" w:hAnsi="楷体" w:eastAsia="楷体"/>
          <w:sz w:val="20"/>
          <w:szCs w:val="21"/>
        </w:rPr>
        <w:t xml:space="preserve">[RT] </w:t>
      </w:r>
      <w:r>
        <w:t xml:space="preserve">interface </w:t>
      </w:r>
      <w:r>
        <w:rPr>
          <w:rFonts w:ascii="楷体" w:hAnsi="楷体" w:eastAsia="楷体"/>
          <w:sz w:val="20"/>
          <w:szCs w:val="21"/>
        </w:rPr>
        <w:t>GigabitEthernet 0/1</w:t>
      </w:r>
    </w:p>
    <w:p w14:paraId="47136E12">
      <w:pPr>
        <w:rPr>
          <w:rFonts w:ascii="楷体" w:hAnsi="楷体" w:eastAsia="楷体"/>
          <w:sz w:val="20"/>
          <w:szCs w:val="21"/>
        </w:rPr>
      </w:pPr>
      <w:r>
        <w:rPr>
          <w:rFonts w:ascii="楷体" w:hAnsi="楷体" w:eastAsia="楷体"/>
          <w:sz w:val="20"/>
          <w:szCs w:val="21"/>
        </w:rPr>
        <w:t>[RT-GigabitEthernet0/1] ip address 192.168.1.1 255.255.255.0</w:t>
      </w:r>
    </w:p>
    <w:p w14:paraId="4F728945">
      <w:pPr>
        <w:rPr>
          <w:rFonts w:ascii="楷体" w:hAnsi="楷体" w:eastAsia="楷体"/>
          <w:sz w:val="20"/>
          <w:szCs w:val="21"/>
        </w:rPr>
      </w:pPr>
      <w:r>
        <w:rPr>
          <w:rFonts w:ascii="楷体" w:hAnsi="楷体" w:eastAsia="楷体"/>
          <w:sz w:val="20"/>
          <w:szCs w:val="21"/>
        </w:rPr>
        <w:t>[RT-GigabitEthernet0/1] quit</w:t>
      </w:r>
    </w:p>
    <w:p w14:paraId="17FDED5C">
      <w:pPr>
        <w:rPr>
          <w:del w:id="141" w:author="曹景堃" w:date="2025-04-02T14:50:00Z"/>
          <w:rFonts w:ascii="楷体" w:hAnsi="楷体" w:eastAsia="楷体"/>
          <w:sz w:val="20"/>
          <w:szCs w:val="21"/>
        </w:rPr>
      </w:pPr>
      <w:r>
        <w:rPr>
          <w:rFonts w:ascii="楷体" w:hAnsi="楷体" w:eastAsia="楷体"/>
          <w:sz w:val="20"/>
          <w:szCs w:val="21"/>
        </w:rPr>
        <w:t>[RT]</w:t>
      </w:r>
    </w:p>
    <w:p w14:paraId="07AB5B9D"/>
    <w:p w14:paraId="63AC7638">
      <w:r>
        <w:t>***</w:t>
      </w:r>
    </w:p>
    <w:p w14:paraId="24BF1833">
      <w:pPr>
        <w:rPr>
          <w:ins w:id="142" w:author="王燚" w:date="2025-04-02T14:28:00Z"/>
        </w:rPr>
      </w:pPr>
      <w:r>
        <w:t>将不同 VLAN 的两台 PC 互相 ping，查看能否 ping 通。</w:t>
      </w:r>
    </w:p>
    <w:p w14:paraId="00C39AF3">
      <w:pPr>
        <w:rPr>
          <w:ins w:id="143" w:author="曹景堃" w:date="2025-04-02T14:50:00Z"/>
          <w:rFonts w:hint="eastAsia" w:eastAsia="等线"/>
        </w:rPr>
      </w:pPr>
      <w:ins w:id="144" w:author="曹景堃" w:date="2025-04-02T14:50:00Z">
        <w:r>
          <w:rPr>
            <w:rFonts w:hint="eastAsia"/>
          </w:rPr>
          <w:t>参考结果：不同PC之间均能ping通。</w:t>
        </w:r>
      </w:ins>
    </w:p>
    <w:p w14:paraId="26C912F8">
      <w:pPr>
        <w:rPr>
          <w:ins w:id="145" w:author="王燚" w:date="2025-04-02T14:28:00Z"/>
          <w:rFonts w:hint="eastAsia" w:eastAsia="等线"/>
        </w:rPr>
      </w:pPr>
    </w:p>
    <w:p w14:paraId="6AE712CB">
      <w:pPr>
        <w:rPr>
          <w:rFonts w:hint="eastAsia" w:eastAsia="等线"/>
        </w:rPr>
      </w:pPr>
      <w:ins w:id="146" w:author="王燚" w:date="2025-04-02T14:28:00Z">
        <w:r>
          <w:rPr>
            <w:rFonts w:hint="eastAsia"/>
          </w:rPr>
          <w:t>使用方式a</w:t>
        </w:r>
      </w:ins>
      <w:ins w:id="147" w:author="王燚" w:date="2025-04-02T14:29:00Z">
        <w:r>
          <w:rPr>
            <w:rFonts w:hint="eastAsia"/>
          </w:rPr>
          <w:t>,通过路由器联通不同VLAN,所有电脑均可联通，</w:t>
        </w:r>
      </w:ins>
      <w:ins w:id="148" w:author="王燚" w:date="2025-04-02T14:30:00Z">
        <w:r>
          <w:rPr>
            <w:rFonts w:hint="eastAsia"/>
          </w:rPr>
          <w:t>如果不通，可以先检查相同VLAN能不能ping通，如果可以ping通则说明SW配置无误；然后可以ping</w:t>
        </w:r>
      </w:ins>
      <w:ins w:id="149" w:author="王燚" w:date="2025-04-02T14:31:00Z">
        <w:r>
          <w:rPr>
            <w:rFonts w:hint="eastAsia"/>
          </w:rPr>
          <w:t>网关，如果不能ping通则是路由器没通</w:t>
        </w:r>
      </w:ins>
      <w:ins w:id="150" w:author="王燚" w:date="2025-04-02T14:33:00Z">
        <w:r>
          <w:rPr>
            <w:rFonts w:hint="eastAsia"/>
          </w:rPr>
          <w:t>，路由器能ping通则电脑大概率可以ping通。</w:t>
        </w:r>
      </w:ins>
    </w:p>
    <w:p w14:paraId="13AE183E"/>
    <w:p w14:paraId="430165F0">
      <w:pPr>
        <w:rPr>
          <w:b/>
          <w:bCs/>
        </w:rPr>
      </w:pPr>
      <w:r>
        <w:rPr>
          <w:b/>
          <w:bCs/>
        </w:rPr>
        <w:t>（方式 b）</w:t>
      </w:r>
    </w:p>
    <w:p w14:paraId="4C5B5C21">
      <w:ins w:id="151" w:author="曹景堃" w:date="2025-04-02T14:24:00Z">
        <w:r>
          <w:rPr>
            <w:rFonts w:hint="eastAsia"/>
            <w:b/>
            <w:bCs/>
            <w:sz w:val="22"/>
          </w:rPr>
          <w:t>方式</w:t>
        </w:r>
      </w:ins>
      <w:ins w:id="152" w:author="曹景堃" w:date="2025-04-02T14:24:00Z">
        <w:r>
          <w:rPr>
            <w:rFonts w:hint="eastAsia"/>
            <w:b/>
            <w:bCs/>
            <w:sz w:val="22"/>
            <w:rPrChange w:id="153" w:author="曹景堃" w:date="2025-04-02T14:24:00Z">
              <w:rPr>
                <w:rFonts w:hint="eastAsia"/>
                <w:sz w:val="22"/>
              </w:rPr>
            </w:rPrChange>
          </w:rPr>
          <w:t>b</w:t>
        </w:r>
      </w:ins>
      <w:ins w:id="154" w:author="曹景堃" w:date="2025-04-02T14:24:00Z">
        <w:r>
          <w:rPr>
            <w:rFonts w:hint="eastAsia"/>
            <w:b/>
            <w:bCs/>
            <w:sz w:val="22"/>
            <w:rPrChange w:id="155" w:author="曹景堃" w:date="2025-04-02T14:24:00Z">
              <w:rPr>
                <w:rFonts w:hint="eastAsia"/>
                <w:sz w:val="22"/>
              </w:rPr>
            </w:rPrChange>
          </w:rPr>
          <w:t>1</w:t>
        </w:r>
      </w:ins>
      <w:ins w:id="156" w:author="曹景堃" w:date="2025-04-02T14:24:00Z">
        <w:r>
          <w:rPr>
            <w:rFonts w:hint="eastAsia"/>
            <w:b/>
            <w:bCs/>
            <w:sz w:val="22"/>
            <w:rPrChange w:id="157" w:author="曹景堃" w:date="2025-04-02T14:24:00Z">
              <w:rPr>
                <w:rFonts w:hint="eastAsia"/>
                <w:sz w:val="22"/>
              </w:rPr>
            </w:rPrChange>
          </w:rPr>
          <w:t>：</w:t>
        </w:r>
      </w:ins>
      <w:r>
        <w:rPr>
          <w:sz w:val="22"/>
        </w:rPr>
        <w:t>去除方式 a 的连线</w:t>
      </w:r>
      <w:r>
        <w:rPr>
          <w:rFonts w:hint="eastAsia"/>
          <w:sz w:val="22"/>
        </w:rPr>
        <w:t>，保留公共部分的连线，</w:t>
      </w:r>
      <w:r>
        <w:rPr>
          <w:sz w:val="22"/>
        </w:rPr>
        <w:t>PC 机的 IP 地址为 b1 方式（不用修改），将三层</w:t>
      </w:r>
      <w:r>
        <w:t>交换机的 Ethernet 1/0/1 和 Ethernet 1/0/2 用网线直接相连</w:t>
      </w:r>
      <w:r>
        <w:rPr>
          <w:rFonts w:hint="eastAsia"/>
        </w:rPr>
        <w:t>，</w:t>
      </w:r>
      <w:r>
        <w:t>将不同 VLAN的两台 PC 互相 ping，查看能否 ping 通；</w:t>
      </w:r>
    </w:p>
    <w:p w14:paraId="518FD8F1">
      <w:r>
        <w:rPr>
          <w:rFonts w:hint="eastAsia"/>
        </w:rPr>
        <w:t>参考结果：</w:t>
      </w:r>
      <w:ins w:id="158" w:author="王燚" w:date="2025-04-02T14:33:00Z">
        <w:r>
          <w:rPr>
            <w:rFonts w:hint="eastAsia"/>
          </w:rPr>
          <w:t>无路由器交换信息</w:t>
        </w:r>
      </w:ins>
      <w:ins w:id="159" w:author="王燚" w:date="2025-04-02T14:34:00Z">
        <w:r>
          <w:rPr>
            <w:rFonts w:hint="eastAsia"/>
          </w:rPr>
          <w:t>，不同VLAN不能ping通，相同VLAN可以ping通</w:t>
        </w:r>
      </w:ins>
      <w:del w:id="160" w:author="王燚" w:date="2025-04-02T14:33:00Z">
        <w:r>
          <w:rPr>
            <w:rFonts w:hint="eastAsia"/>
          </w:rPr>
          <w:delText>可以p</w:delText>
        </w:r>
      </w:del>
      <w:del w:id="161" w:author="王燚" w:date="2025-04-02T14:33:00Z">
        <w:r>
          <w:rPr/>
          <w:delText>ing</w:delText>
        </w:r>
      </w:del>
      <w:del w:id="162" w:author="王燚" w:date="2025-04-02T14:33:00Z">
        <w:r>
          <w:rPr>
            <w:rFonts w:hint="eastAsia"/>
          </w:rPr>
          <w:delText>通</w:delText>
        </w:r>
      </w:del>
    </w:p>
    <w:p w14:paraId="260EF475">
      <w:pPr>
        <w:rPr>
          <w:rFonts w:hint="eastAsia"/>
        </w:rPr>
      </w:pPr>
    </w:p>
    <w:p w14:paraId="0FA18895">
      <w:ins w:id="163" w:author="曹景堃" w:date="2025-04-02T14:24:00Z">
        <w:r>
          <w:rPr>
            <w:rFonts w:hint="eastAsia"/>
            <w:b/>
            <w:bCs/>
          </w:rPr>
          <w:t>方式</w:t>
        </w:r>
      </w:ins>
      <w:ins w:id="164" w:author="曹景堃" w:date="2025-04-02T14:24:00Z">
        <w:r>
          <w:rPr>
            <w:rFonts w:hint="eastAsia"/>
            <w:b/>
            <w:bCs/>
            <w:rPrChange w:id="165" w:author="曹景堃" w:date="2025-04-02T14:24:00Z">
              <w:rPr>
                <w:rFonts w:hint="eastAsia"/>
              </w:rPr>
            </w:rPrChange>
          </w:rPr>
          <w:t>b</w:t>
        </w:r>
      </w:ins>
      <w:ins w:id="166" w:author="曹景堃" w:date="2025-04-02T14:24:00Z">
        <w:r>
          <w:rPr>
            <w:rFonts w:hint="eastAsia"/>
            <w:b/>
            <w:bCs/>
            <w:rPrChange w:id="167" w:author="曹景堃" w:date="2025-04-02T14:24:00Z">
              <w:rPr>
                <w:rFonts w:hint="eastAsia"/>
              </w:rPr>
            </w:rPrChange>
          </w:rPr>
          <w:t>2：</w:t>
        </w:r>
      </w:ins>
      <w:r>
        <w:t>修改 PC 机的 IP 地址为 b2 方式，再查看能否 ping 通。</w:t>
      </w:r>
    </w:p>
    <w:p w14:paraId="1A9F7EBC">
      <w:r>
        <w:rPr>
          <w:rFonts w:hint="eastAsia"/>
        </w:rPr>
        <w:t>参考结果：</w:t>
      </w:r>
      <w:ins w:id="168" w:author="王燚" w:date="2025-04-02T14:35:00Z">
        <w:r>
          <w:rPr>
            <w:rFonts w:hint="eastAsia"/>
          </w:rPr>
          <w:t>无路由器时，</w:t>
        </w:r>
      </w:ins>
      <w:ins w:id="169" w:author="王燚" w:date="2025-04-02T14:34:00Z">
        <w:r>
          <w:rPr>
            <w:rFonts w:hint="eastAsia"/>
          </w:rPr>
          <w:t>即使改到同一个网关下，</w:t>
        </w:r>
      </w:ins>
      <w:ins w:id="170" w:author="王燚" w:date="2025-04-02T14:35:00Z">
        <w:r>
          <w:rPr>
            <w:rFonts w:hint="eastAsia"/>
          </w:rPr>
          <w:t>不同VLAN也不能互通，相同VLAN仍能ping通</w:t>
        </w:r>
      </w:ins>
      <w:del w:id="171" w:author="王燚" w:date="2025-04-02T14:34:00Z">
        <w:r>
          <w:rPr>
            <w:rFonts w:hint="eastAsia"/>
          </w:rPr>
          <w:delText>不能ping通</w:delText>
        </w:r>
      </w:del>
    </w:p>
    <w:p w14:paraId="4FD04B50">
      <w:pPr>
        <w:rPr>
          <w:rFonts w:hint="eastAsia"/>
        </w:rPr>
      </w:pPr>
    </w:p>
    <w:p w14:paraId="055828E4">
      <w:pPr>
        <w:autoSpaceDE w:val="0"/>
        <w:autoSpaceDN w:val="0"/>
        <w:adjustRightInd w:val="0"/>
        <w:spacing w:line="213" w:lineRule="exact"/>
        <w:ind w:left="1933"/>
        <w:jc w:val="left"/>
        <w:rPr>
          <w:rFonts w:ascii="宋体" w:hAnsi="宋体" w:cs="宋体"/>
          <w:color w:val="000000"/>
          <w:kern w:val="0"/>
          <w:sz w:val="18"/>
          <w:szCs w:val="18"/>
        </w:rPr>
      </w:pPr>
    </w:p>
    <w:p w14:paraId="0E851F03">
      <w:pPr>
        <w:rPr>
          <w:b/>
          <w:bCs/>
        </w:rPr>
      </w:pPr>
      <w:r>
        <w:rPr>
          <w:b/>
          <w:bCs/>
        </w:rPr>
        <w:t>（方式 c）</w:t>
      </w:r>
    </w:p>
    <w:p w14:paraId="4CE49F93">
      <w:pPr>
        <w:rPr>
          <w:ins w:id="172" w:author="王燚" w:date="2025-04-02T14:57:00Z"/>
        </w:rPr>
      </w:pPr>
      <w:r>
        <w:t>去除 b 方式的连线，</w:t>
      </w:r>
      <w:r>
        <w:rPr>
          <w:rFonts w:hint="eastAsia"/>
          <w:sz w:val="22"/>
        </w:rPr>
        <w:t>保留公共部分的连线，</w:t>
      </w:r>
      <w:r>
        <w:t>修改 PC 机的 IP 地址为 c 方式，配置三层交换机以实现其 vlan 间路由功能。</w:t>
      </w:r>
    </w:p>
    <w:p w14:paraId="6EEE0184">
      <w:pPr>
        <w:rPr>
          <w:rFonts w:hint="eastAsia" w:eastAsia="等线"/>
        </w:rPr>
      </w:pPr>
      <w:ins w:id="173" w:author="王燚" w:date="2025-04-02T14:57:00Z">
        <w:r>
          <w:rPr>
            <w:rFonts w:hint="eastAsia"/>
          </w:rPr>
          <w:t>（注意在执行下面</w:t>
        </w:r>
      </w:ins>
      <w:ins w:id="174" w:author="王燚" w:date="2025-04-02T14:58:00Z">
        <w:r>
          <w:rPr>
            <w:rFonts w:hint="eastAsia"/>
          </w:rPr>
          <w:t>命令前需要先按a中操作）</w:t>
        </w:r>
      </w:ins>
    </w:p>
    <w:p w14:paraId="46F1F235">
      <w:r>
        <w:rPr>
          <w:rFonts w:hint="eastAsia"/>
        </w:rPr>
        <w:t>参考命令：</w:t>
      </w:r>
    </w:p>
    <w:p w14:paraId="176B493E">
      <w:pPr>
        <w:rPr>
          <w:rFonts w:hint="eastAsia"/>
        </w:rPr>
      </w:pPr>
      <w:r>
        <w:rPr>
          <w:rFonts w:hint="eastAsia"/>
        </w:rPr>
        <w:t>[</w:t>
      </w:r>
      <w:r>
        <w:t>SW] interface Vlan-interface 2</w:t>
      </w:r>
    </w:p>
    <w:p w14:paraId="4768EC73">
      <w:r>
        <w:rPr>
          <w:rFonts w:hint="eastAsia"/>
        </w:rPr>
        <w:t>[</w:t>
      </w:r>
      <w:r>
        <w:t>SW-Vlan-interface2] ip address 192.168.0.1 255.255.255.0</w:t>
      </w:r>
    </w:p>
    <w:p w14:paraId="7E170592">
      <w:r>
        <w:rPr>
          <w:rFonts w:hint="eastAsia"/>
        </w:rPr>
        <w:t>[</w:t>
      </w:r>
      <w:r>
        <w:t>SW-Vlan-interface2] quit</w:t>
      </w:r>
    </w:p>
    <w:p w14:paraId="6227E788">
      <w:pPr>
        <w:rPr>
          <w:rFonts w:hint="eastAsia"/>
        </w:rPr>
      </w:pPr>
      <w:r>
        <w:rPr>
          <w:rFonts w:hint="eastAsia"/>
        </w:rPr>
        <w:t>[</w:t>
      </w:r>
      <w:r>
        <w:t>SW] interface Vlan-interface 3</w:t>
      </w:r>
    </w:p>
    <w:p w14:paraId="2FEA3C5A">
      <w:r>
        <w:rPr>
          <w:rFonts w:hint="eastAsia"/>
        </w:rPr>
        <w:t>[</w:t>
      </w:r>
      <w:r>
        <w:t>SW-Vlan-interface3] ip address 192.168.1.1 255.255.255.0</w:t>
      </w:r>
    </w:p>
    <w:p w14:paraId="481A0A68">
      <w:r>
        <w:rPr>
          <w:rFonts w:hint="eastAsia"/>
        </w:rPr>
        <w:t>[</w:t>
      </w:r>
      <w:r>
        <w:t>SW-Vlan-interface3] quit</w:t>
      </w:r>
    </w:p>
    <w:p w14:paraId="6C078CDE">
      <w:r>
        <w:rPr>
          <w:rFonts w:hint="eastAsia"/>
        </w:rPr>
        <w:t>[</w:t>
      </w:r>
      <w:r>
        <w:t>SW]</w:t>
      </w:r>
    </w:p>
    <w:p w14:paraId="039E2111">
      <w:pPr>
        <w:rPr>
          <w:rFonts w:hint="eastAsia"/>
        </w:rPr>
      </w:pPr>
    </w:p>
    <w:p w14:paraId="17EC8663">
      <w:pPr>
        <w:rPr>
          <w:ins w:id="175" w:author="曹景堃" w:date="2025-04-02T14:43:00Z"/>
        </w:rPr>
      </w:pPr>
      <w:r>
        <w:t>将不同 VLAN 的两台 PC 互相 ping，查看能否 ping 通。</w:t>
      </w:r>
    </w:p>
    <w:p w14:paraId="2AF7129E">
      <w:pPr>
        <w:rPr>
          <w:rFonts w:hint="eastAsia" w:eastAsia="等线"/>
        </w:rPr>
      </w:pPr>
      <w:ins w:id="176" w:author="曹景堃" w:date="2025-04-02T14:43:00Z">
        <w:r>
          <w:rPr>
            <w:rFonts w:hint="eastAsia"/>
          </w:rPr>
          <w:t>参考结果：不同PC之间均能ping通。</w:t>
        </w:r>
      </w:ins>
    </w:p>
    <w:p w14:paraId="32E1D42A">
      <w:pPr>
        <w:pStyle w:val="6"/>
        <w:rPr>
          <w:rFonts w:ascii="黑体" w:hAnsi="黑体" w:cs="黑体"/>
          <w:color w:val="000000"/>
          <w:kern w:val="0"/>
        </w:rPr>
      </w:pPr>
      <w:r>
        <w:rPr>
          <w:rFonts w:hint="eastAsia"/>
        </w:rPr>
        <w:t>1</w:t>
      </w:r>
      <w:ins w:id="177" w:author="宁泰来" w:date="2025-04-02T14:49:00Z">
        <w:r>
          <w:rPr>
            <w:rFonts w:hint="eastAsia"/>
          </w:rPr>
          <w:t>2</w:t>
        </w:r>
      </w:ins>
      <w:del w:id="178" w:author="宁泰来" w:date="2025-04-02T14:49:00Z">
        <w:r>
          <w:rPr>
            <w:rFonts w:hint="eastAsia"/>
          </w:rPr>
          <w:delText>0</w:delText>
        </w:r>
      </w:del>
      <w:r>
        <w:rPr>
          <w:rFonts w:hint="eastAsia"/>
        </w:rPr>
        <w:t>.</w:t>
      </w:r>
      <w:ins w:id="179" w:author="Isabella...伊莎贝拉" w:date="2026-01-30T14:03:39Z">
        <w:r>
          <w:rPr>
            <w:rFonts w:hint="eastAsia"/>
            <w:lang w:val="en-US" w:eastAsia="zh-CN"/>
          </w:rPr>
          <w:t>2</w:t>
        </w:r>
      </w:ins>
      <w:del w:id="180" w:author="Isabella...伊莎贝拉" w:date="2026-01-30T14:03:39Z">
        <w:r>
          <w:rPr>
            <w:rFonts w:hint="eastAsia"/>
          </w:rPr>
          <w:delText>3</w:delText>
        </w:r>
      </w:del>
      <w:r>
        <w:rPr>
          <w:rFonts w:hint="eastAsia"/>
        </w:rPr>
        <w:t>.6</w:t>
      </w:r>
      <w:r>
        <w:t xml:space="preserve"> </w:t>
      </w:r>
      <w:r>
        <w:rPr>
          <w:rFonts w:ascii="黑体" w:hAnsi="黑体" w:cs="黑体"/>
          <w:color w:val="000000"/>
          <w:kern w:val="0"/>
        </w:rPr>
        <w:t>实验配置与命令</w:t>
      </w:r>
    </w:p>
    <w:tbl>
      <w:tblPr>
        <w:tblStyle w:val="1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268"/>
        <w:gridCol w:w="3618"/>
      </w:tblGrid>
      <w:tr w14:paraId="39AE8538">
        <w:trPr>
          <w:jc w:val="center"/>
        </w:trPr>
        <w:tc>
          <w:tcPr>
            <w:tcW w:w="2410" w:type="dxa"/>
            <w:shd w:val="clear" w:color="auto" w:fill="E7E6E6"/>
            <w:vAlign w:val="center"/>
          </w:tcPr>
          <w:p w14:paraId="19017D9C">
            <w:pPr>
              <w:jc w:val="center"/>
              <w:rPr>
                <w:rFonts w:ascii="楷体" w:hAnsi="楷体" w:eastAsia="楷体"/>
                <w:sz w:val="18"/>
                <w:szCs w:val="20"/>
              </w:rPr>
            </w:pPr>
            <w:r>
              <w:rPr>
                <w:rFonts w:hint="eastAsia" w:ascii="楷体" w:hAnsi="楷体" w:eastAsia="楷体"/>
                <w:sz w:val="18"/>
                <w:szCs w:val="20"/>
              </w:rPr>
              <w:t>配置</w:t>
            </w:r>
          </w:p>
        </w:tc>
        <w:tc>
          <w:tcPr>
            <w:tcW w:w="2268" w:type="dxa"/>
            <w:shd w:val="clear" w:color="auto" w:fill="E7E6E6"/>
            <w:vAlign w:val="center"/>
          </w:tcPr>
          <w:p w14:paraId="693C8DEE">
            <w:pPr>
              <w:rPr>
                <w:rFonts w:ascii="楷体" w:hAnsi="楷体" w:eastAsia="楷体"/>
                <w:sz w:val="18"/>
                <w:szCs w:val="20"/>
              </w:rPr>
            </w:pPr>
            <w:r>
              <w:rPr>
                <w:rFonts w:hint="eastAsia" w:ascii="楷体" w:hAnsi="楷体" w:eastAsia="楷体"/>
                <w:sz w:val="18"/>
                <w:szCs w:val="20"/>
              </w:rPr>
              <w:t>命令</w:t>
            </w:r>
          </w:p>
        </w:tc>
        <w:tc>
          <w:tcPr>
            <w:tcW w:w="3618" w:type="dxa"/>
            <w:shd w:val="clear" w:color="auto" w:fill="E7E6E6"/>
            <w:vAlign w:val="center"/>
          </w:tcPr>
          <w:p w14:paraId="531DCF82">
            <w:pPr>
              <w:rPr>
                <w:rFonts w:ascii="楷体" w:hAnsi="楷体" w:eastAsia="楷体"/>
                <w:sz w:val="18"/>
                <w:szCs w:val="20"/>
              </w:rPr>
            </w:pPr>
            <w:r>
              <w:rPr>
                <w:rFonts w:hint="eastAsia" w:ascii="楷体" w:hAnsi="楷体" w:eastAsia="楷体"/>
                <w:sz w:val="18"/>
                <w:szCs w:val="20"/>
              </w:rPr>
              <w:t>说明</w:t>
            </w:r>
          </w:p>
        </w:tc>
      </w:tr>
      <w:tr w14:paraId="17532381">
        <w:trPr>
          <w:jc w:val="center"/>
        </w:trPr>
        <w:tc>
          <w:tcPr>
            <w:tcW w:w="2410" w:type="dxa"/>
            <w:vAlign w:val="center"/>
          </w:tcPr>
          <w:p w14:paraId="77398AC2">
            <w:pPr>
              <w:rPr>
                <w:rFonts w:ascii="楷体" w:hAnsi="楷体" w:eastAsia="楷体"/>
                <w:sz w:val="18"/>
                <w:szCs w:val="20"/>
              </w:rPr>
            </w:pPr>
            <w:r>
              <w:rPr>
                <w:rFonts w:hint="eastAsia" w:ascii="楷体" w:hAnsi="楷体" w:eastAsia="楷体"/>
                <w:sz w:val="18"/>
                <w:szCs w:val="20"/>
              </w:rPr>
              <w:t>进入系统视图</w:t>
            </w:r>
          </w:p>
        </w:tc>
        <w:tc>
          <w:tcPr>
            <w:tcW w:w="2268" w:type="dxa"/>
            <w:vAlign w:val="center"/>
          </w:tcPr>
          <w:p w14:paraId="758D3760">
            <w:pPr>
              <w:rPr>
                <w:rFonts w:ascii="楷体" w:hAnsi="楷体" w:eastAsia="楷体"/>
                <w:sz w:val="18"/>
                <w:szCs w:val="20"/>
              </w:rPr>
            </w:pPr>
            <w:r>
              <w:rPr>
                <w:rFonts w:ascii="楷体" w:hAnsi="楷体" w:eastAsia="楷体"/>
                <w:sz w:val="18"/>
                <w:szCs w:val="20"/>
              </w:rPr>
              <w:t>system-view</w:t>
            </w:r>
          </w:p>
        </w:tc>
        <w:tc>
          <w:tcPr>
            <w:tcW w:w="3618" w:type="dxa"/>
            <w:vAlign w:val="center"/>
          </w:tcPr>
          <w:p w14:paraId="4592444D">
            <w:pPr>
              <w:rPr>
                <w:rFonts w:ascii="楷体" w:hAnsi="楷体" w:eastAsia="楷体"/>
                <w:sz w:val="18"/>
                <w:szCs w:val="20"/>
              </w:rPr>
            </w:pPr>
            <w:r>
              <w:rPr>
                <w:rFonts w:hint="eastAsia" w:ascii="楷体" w:hAnsi="楷体" w:eastAsia="楷体"/>
                <w:sz w:val="18"/>
                <w:szCs w:val="20"/>
              </w:rPr>
              <w:t>-</w:t>
            </w:r>
          </w:p>
        </w:tc>
      </w:tr>
      <w:tr w14:paraId="05C58CF3">
        <w:trPr>
          <w:jc w:val="center"/>
        </w:trPr>
        <w:tc>
          <w:tcPr>
            <w:tcW w:w="2410" w:type="dxa"/>
            <w:vAlign w:val="center"/>
          </w:tcPr>
          <w:p w14:paraId="6B85C40F">
            <w:pPr>
              <w:rPr>
                <w:rFonts w:ascii="楷体" w:hAnsi="楷体" w:eastAsia="楷体"/>
                <w:sz w:val="18"/>
                <w:szCs w:val="20"/>
              </w:rPr>
            </w:pPr>
            <w:r>
              <w:rPr>
                <w:rFonts w:hint="eastAsia" w:ascii="楷体" w:hAnsi="楷体" w:eastAsia="楷体"/>
                <w:sz w:val="18"/>
                <w:szCs w:val="20"/>
              </w:rPr>
              <w:t>创建</w:t>
            </w:r>
            <w:r>
              <w:rPr>
                <w:rFonts w:ascii="楷体" w:hAnsi="楷体" w:eastAsia="楷体"/>
                <w:sz w:val="18"/>
                <w:szCs w:val="20"/>
              </w:rPr>
              <w:t xml:space="preserve"> VLAN 端口并</w:t>
            </w:r>
            <w:r>
              <w:rPr>
                <w:rFonts w:hint="eastAsia" w:ascii="楷体" w:hAnsi="楷体" w:eastAsia="楷体"/>
                <w:sz w:val="18"/>
                <w:szCs w:val="20"/>
              </w:rPr>
              <w:t>进入</w:t>
            </w:r>
            <w:r>
              <w:rPr>
                <w:rFonts w:ascii="楷体" w:hAnsi="楷体" w:eastAsia="楷体"/>
                <w:sz w:val="18"/>
                <w:szCs w:val="20"/>
              </w:rPr>
              <w:t xml:space="preserve"> VLAN 端口视</w:t>
            </w:r>
            <w:r>
              <w:rPr>
                <w:rFonts w:hint="eastAsia" w:ascii="楷体" w:hAnsi="楷体" w:eastAsia="楷体"/>
                <w:sz w:val="18"/>
                <w:szCs w:val="20"/>
              </w:rPr>
              <w:t>图</w:t>
            </w:r>
          </w:p>
        </w:tc>
        <w:tc>
          <w:tcPr>
            <w:tcW w:w="2268" w:type="dxa"/>
            <w:vAlign w:val="center"/>
          </w:tcPr>
          <w:p w14:paraId="672E1B0B">
            <w:pPr>
              <w:rPr>
                <w:rFonts w:ascii="楷体" w:hAnsi="楷体" w:eastAsia="楷体"/>
                <w:sz w:val="18"/>
                <w:szCs w:val="20"/>
              </w:rPr>
            </w:pPr>
            <w:r>
              <w:rPr>
                <w:rFonts w:ascii="楷体" w:hAnsi="楷体" w:eastAsia="楷体"/>
                <w:sz w:val="18"/>
                <w:szCs w:val="20"/>
              </w:rPr>
              <w:t>interface</w:t>
            </w:r>
          </w:p>
          <w:p w14:paraId="6ED07486">
            <w:pPr>
              <w:rPr>
                <w:rFonts w:ascii="楷体" w:hAnsi="楷体" w:eastAsia="楷体"/>
                <w:sz w:val="18"/>
                <w:szCs w:val="20"/>
              </w:rPr>
            </w:pPr>
            <w:r>
              <w:rPr>
                <w:rFonts w:ascii="楷体" w:hAnsi="楷体" w:eastAsia="楷体"/>
                <w:sz w:val="18"/>
                <w:szCs w:val="20"/>
              </w:rPr>
              <w:t>vlan-interface</w:t>
            </w:r>
          </w:p>
          <w:p w14:paraId="05BF5622">
            <w:pPr>
              <w:rPr>
                <w:rFonts w:ascii="楷体" w:hAnsi="楷体" w:eastAsia="楷体"/>
                <w:sz w:val="18"/>
                <w:szCs w:val="20"/>
              </w:rPr>
            </w:pPr>
            <w:r>
              <w:rPr>
                <w:rFonts w:ascii="楷体" w:hAnsi="楷体" w:eastAsia="楷体"/>
                <w:sz w:val="18"/>
                <w:szCs w:val="20"/>
              </w:rPr>
              <w:t>vlan-interface-id</w:t>
            </w:r>
          </w:p>
        </w:tc>
        <w:tc>
          <w:tcPr>
            <w:tcW w:w="3618" w:type="dxa"/>
            <w:vAlign w:val="center"/>
          </w:tcPr>
          <w:p w14:paraId="237E4B4A">
            <w:pPr>
              <w:rPr>
                <w:rFonts w:ascii="楷体" w:hAnsi="楷体" w:eastAsia="楷体"/>
                <w:sz w:val="18"/>
                <w:szCs w:val="20"/>
              </w:rPr>
            </w:pPr>
            <w:r>
              <w:rPr>
                <w:rFonts w:hint="eastAsia" w:ascii="楷体" w:hAnsi="楷体" w:eastAsia="楷体"/>
                <w:sz w:val="18"/>
                <w:szCs w:val="20"/>
              </w:rPr>
              <w:t>必选</w:t>
            </w:r>
            <w:r>
              <w:rPr>
                <w:rFonts w:ascii="楷体" w:hAnsi="楷体" w:eastAsia="楷体"/>
                <w:sz w:val="18"/>
                <w:szCs w:val="20"/>
              </w:rPr>
              <w:t xml:space="preserve"> </w:t>
            </w:r>
          </w:p>
          <w:p w14:paraId="1858125F">
            <w:pPr>
              <w:rPr>
                <w:rFonts w:ascii="楷体" w:hAnsi="楷体" w:eastAsia="楷体"/>
                <w:sz w:val="18"/>
                <w:szCs w:val="20"/>
              </w:rPr>
            </w:pPr>
            <w:r>
              <w:rPr>
                <w:rFonts w:hint="eastAsia" w:ascii="楷体" w:hAnsi="楷体" w:eastAsia="楷体"/>
                <w:sz w:val="18"/>
                <w:szCs w:val="20"/>
              </w:rPr>
              <w:t>如果该</w:t>
            </w:r>
            <w:r>
              <w:rPr>
                <w:rFonts w:ascii="楷体" w:hAnsi="楷体" w:eastAsia="楷体"/>
                <w:sz w:val="18"/>
                <w:szCs w:val="20"/>
              </w:rPr>
              <w:t xml:space="preserve"> VLAN 端口已经</w:t>
            </w:r>
            <w:r>
              <w:rPr>
                <w:rFonts w:hint="eastAsia" w:ascii="楷体" w:hAnsi="楷体" w:eastAsia="楷体"/>
                <w:sz w:val="18"/>
                <w:szCs w:val="20"/>
              </w:rPr>
              <w:t>存在，则直接进入该</w:t>
            </w:r>
            <w:r>
              <w:rPr>
                <w:rFonts w:ascii="楷体" w:hAnsi="楷体" w:eastAsia="楷体"/>
                <w:sz w:val="18"/>
                <w:szCs w:val="20"/>
              </w:rPr>
              <w:t>VLAN 端口视图</w:t>
            </w:r>
          </w:p>
        </w:tc>
      </w:tr>
      <w:tr w14:paraId="4DB6899B">
        <w:trPr>
          <w:jc w:val="center"/>
        </w:trPr>
        <w:tc>
          <w:tcPr>
            <w:tcW w:w="2410" w:type="dxa"/>
            <w:vAlign w:val="center"/>
          </w:tcPr>
          <w:p w14:paraId="06BCEFDE">
            <w:pPr>
              <w:rPr>
                <w:rFonts w:ascii="楷体" w:hAnsi="楷体" w:eastAsia="楷体"/>
                <w:sz w:val="18"/>
                <w:szCs w:val="20"/>
              </w:rPr>
            </w:pPr>
            <w:r>
              <w:rPr>
                <w:rFonts w:hint="eastAsia" w:ascii="楷体" w:hAnsi="楷体" w:eastAsia="楷体"/>
                <w:sz w:val="18"/>
                <w:szCs w:val="20"/>
              </w:rPr>
              <w:t>配置</w:t>
            </w:r>
            <w:r>
              <w:rPr>
                <w:rFonts w:ascii="楷体" w:hAnsi="楷体" w:eastAsia="楷体"/>
                <w:sz w:val="18"/>
                <w:szCs w:val="20"/>
              </w:rPr>
              <w:t xml:space="preserve"> VLAN 端口的IP 地址</w:t>
            </w:r>
          </w:p>
        </w:tc>
        <w:tc>
          <w:tcPr>
            <w:tcW w:w="2268" w:type="dxa"/>
            <w:vAlign w:val="center"/>
          </w:tcPr>
          <w:p w14:paraId="70C19C2F">
            <w:pPr>
              <w:rPr>
                <w:rFonts w:ascii="楷体" w:hAnsi="楷体" w:eastAsia="楷体"/>
                <w:sz w:val="18"/>
                <w:szCs w:val="20"/>
              </w:rPr>
            </w:pPr>
            <w:r>
              <w:rPr>
                <w:rFonts w:ascii="楷体" w:hAnsi="楷体" w:eastAsia="楷体"/>
                <w:sz w:val="18"/>
                <w:szCs w:val="20"/>
              </w:rPr>
              <w:t>ip address ip-address</w:t>
            </w:r>
          </w:p>
          <w:p w14:paraId="4356FCD3">
            <w:pPr>
              <w:rPr>
                <w:rFonts w:ascii="楷体" w:hAnsi="楷体" w:eastAsia="楷体"/>
                <w:sz w:val="18"/>
                <w:szCs w:val="20"/>
              </w:rPr>
            </w:pPr>
            <w:r>
              <w:rPr>
                <w:rFonts w:ascii="楷体" w:hAnsi="楷体" w:eastAsia="楷体"/>
                <w:sz w:val="18"/>
                <w:szCs w:val="20"/>
              </w:rPr>
              <w:t>{mask | mask-length}</w:t>
            </w:r>
          </w:p>
          <w:p w14:paraId="194AC3DC">
            <w:pPr>
              <w:rPr>
                <w:rFonts w:ascii="楷体" w:hAnsi="楷体" w:eastAsia="楷体"/>
                <w:sz w:val="18"/>
                <w:szCs w:val="20"/>
              </w:rPr>
            </w:pPr>
            <w:r>
              <w:rPr>
                <w:rFonts w:ascii="楷体" w:hAnsi="楷体" w:eastAsia="楷体"/>
                <w:sz w:val="18"/>
                <w:szCs w:val="20"/>
              </w:rPr>
              <w:t>[ sub ]</w:t>
            </w:r>
          </w:p>
        </w:tc>
        <w:tc>
          <w:tcPr>
            <w:tcW w:w="3618" w:type="dxa"/>
            <w:vAlign w:val="center"/>
          </w:tcPr>
          <w:p w14:paraId="3EC3096C">
            <w:pPr>
              <w:rPr>
                <w:rFonts w:ascii="楷体" w:hAnsi="楷体" w:eastAsia="楷体"/>
                <w:sz w:val="18"/>
                <w:szCs w:val="20"/>
              </w:rPr>
            </w:pPr>
            <w:r>
              <w:rPr>
                <w:rFonts w:hint="eastAsia" w:ascii="楷体" w:hAnsi="楷体" w:eastAsia="楷体"/>
                <w:sz w:val="18"/>
                <w:szCs w:val="20"/>
              </w:rPr>
              <w:t>可选</w:t>
            </w:r>
            <w:r>
              <w:rPr>
                <w:rFonts w:ascii="楷体" w:hAnsi="楷体" w:eastAsia="楷体"/>
                <w:sz w:val="18"/>
                <w:szCs w:val="20"/>
              </w:rPr>
              <w:t xml:space="preserve"> </w:t>
            </w:r>
          </w:p>
          <w:p w14:paraId="644888D7">
            <w:pPr>
              <w:rPr>
                <w:rFonts w:ascii="楷体" w:hAnsi="楷体" w:eastAsia="楷体"/>
                <w:sz w:val="18"/>
                <w:szCs w:val="20"/>
              </w:rPr>
            </w:pPr>
            <w:r>
              <w:rPr>
                <w:rFonts w:hint="eastAsia" w:ascii="楷体" w:hAnsi="楷体" w:eastAsia="楷体"/>
                <w:sz w:val="18"/>
                <w:szCs w:val="20"/>
              </w:rPr>
              <w:t>缺省情况下，没有配置</w:t>
            </w:r>
            <w:r>
              <w:rPr>
                <w:rFonts w:ascii="楷体" w:hAnsi="楷体" w:eastAsia="楷体"/>
                <w:sz w:val="18"/>
                <w:szCs w:val="20"/>
              </w:rPr>
              <w:t>VLAN 端口的 IP 地址</w:t>
            </w:r>
          </w:p>
        </w:tc>
      </w:tr>
      <w:tr w14:paraId="4DF3CF21">
        <w:trPr>
          <w:jc w:val="center"/>
        </w:trPr>
        <w:tc>
          <w:tcPr>
            <w:tcW w:w="2410" w:type="dxa"/>
            <w:vAlign w:val="center"/>
          </w:tcPr>
          <w:p w14:paraId="6EC9CF8E">
            <w:pPr>
              <w:rPr>
                <w:rFonts w:ascii="楷体" w:hAnsi="楷体" w:eastAsia="楷体"/>
                <w:sz w:val="18"/>
                <w:szCs w:val="20"/>
              </w:rPr>
            </w:pPr>
            <w:r>
              <w:rPr>
                <w:rFonts w:hint="eastAsia" w:ascii="楷体" w:hAnsi="楷体" w:eastAsia="楷体"/>
                <w:sz w:val="18"/>
                <w:szCs w:val="20"/>
              </w:rPr>
              <w:t>为</w:t>
            </w:r>
            <w:r>
              <w:rPr>
                <w:rFonts w:ascii="楷体" w:hAnsi="楷体" w:eastAsia="楷体"/>
                <w:sz w:val="18"/>
                <w:szCs w:val="20"/>
              </w:rPr>
              <w:t xml:space="preserve"> VLAN 端口指定</w:t>
            </w:r>
            <w:r>
              <w:rPr>
                <w:rFonts w:hint="eastAsia" w:ascii="楷体" w:hAnsi="楷体" w:eastAsia="楷体"/>
                <w:sz w:val="18"/>
                <w:szCs w:val="20"/>
              </w:rPr>
              <w:t>一个描述字符串</w:t>
            </w:r>
          </w:p>
        </w:tc>
        <w:tc>
          <w:tcPr>
            <w:tcW w:w="2268" w:type="dxa"/>
            <w:vAlign w:val="center"/>
          </w:tcPr>
          <w:p w14:paraId="4F2C6908">
            <w:pPr>
              <w:rPr>
                <w:rFonts w:ascii="楷体" w:hAnsi="楷体" w:eastAsia="楷体"/>
                <w:sz w:val="18"/>
                <w:szCs w:val="20"/>
              </w:rPr>
            </w:pPr>
            <w:r>
              <w:rPr>
                <w:rFonts w:ascii="楷体" w:hAnsi="楷体" w:eastAsia="楷体"/>
                <w:sz w:val="18"/>
                <w:szCs w:val="20"/>
              </w:rPr>
              <w:t>description text</w:t>
            </w:r>
          </w:p>
        </w:tc>
        <w:tc>
          <w:tcPr>
            <w:tcW w:w="3618" w:type="dxa"/>
            <w:vAlign w:val="center"/>
          </w:tcPr>
          <w:p w14:paraId="4B51E90E">
            <w:pPr>
              <w:rPr>
                <w:rFonts w:ascii="楷体" w:hAnsi="楷体" w:eastAsia="楷体"/>
                <w:sz w:val="18"/>
                <w:szCs w:val="20"/>
              </w:rPr>
            </w:pPr>
            <w:r>
              <w:rPr>
                <w:rFonts w:hint="eastAsia" w:ascii="楷体" w:hAnsi="楷体" w:eastAsia="楷体"/>
                <w:sz w:val="18"/>
                <w:szCs w:val="20"/>
              </w:rPr>
              <w:t>可选</w:t>
            </w:r>
            <w:r>
              <w:rPr>
                <w:rFonts w:ascii="楷体" w:hAnsi="楷体" w:eastAsia="楷体"/>
                <w:sz w:val="18"/>
                <w:szCs w:val="20"/>
              </w:rPr>
              <w:t xml:space="preserve"> </w:t>
            </w:r>
          </w:p>
          <w:p w14:paraId="75C627DA">
            <w:pPr>
              <w:rPr>
                <w:rFonts w:ascii="楷体" w:hAnsi="楷体" w:eastAsia="楷体"/>
                <w:sz w:val="18"/>
                <w:szCs w:val="20"/>
              </w:rPr>
            </w:pPr>
            <w:r>
              <w:rPr>
                <w:rFonts w:hint="eastAsia" w:ascii="楷体" w:hAnsi="楷体" w:eastAsia="楷体"/>
                <w:sz w:val="18"/>
                <w:szCs w:val="20"/>
              </w:rPr>
              <w:t>缺省情况下，</w:t>
            </w:r>
            <w:r>
              <w:rPr>
                <w:rFonts w:ascii="楷体" w:hAnsi="楷体" w:eastAsia="楷体"/>
                <w:sz w:val="18"/>
                <w:szCs w:val="20"/>
              </w:rPr>
              <w:t>VLAN 端</w:t>
            </w:r>
            <w:r>
              <w:rPr>
                <w:rFonts w:hint="eastAsia" w:ascii="楷体" w:hAnsi="楷体" w:eastAsia="楷体"/>
                <w:sz w:val="18"/>
                <w:szCs w:val="20"/>
              </w:rPr>
              <w:t>口的描述字符串为该</w:t>
            </w:r>
            <w:r>
              <w:rPr>
                <w:rFonts w:ascii="楷体" w:hAnsi="楷体" w:eastAsia="楷体"/>
                <w:sz w:val="18"/>
                <w:szCs w:val="20"/>
              </w:rPr>
              <w:t>VLAN 端口的端口名</w:t>
            </w:r>
            <w:r>
              <w:rPr>
                <w:rFonts w:hint="eastAsia" w:ascii="楷体" w:hAnsi="楷体" w:eastAsia="楷体"/>
                <w:sz w:val="18"/>
                <w:szCs w:val="20"/>
              </w:rPr>
              <w:t>，如“</w:t>
            </w:r>
            <w:r>
              <w:rPr>
                <w:rFonts w:ascii="楷体" w:hAnsi="楷体" w:eastAsia="楷体"/>
                <w:sz w:val="18"/>
                <w:szCs w:val="20"/>
              </w:rPr>
              <w:t>Vlan-interface1 Interface”</w:t>
            </w:r>
          </w:p>
        </w:tc>
      </w:tr>
      <w:tr w14:paraId="73106795">
        <w:trPr>
          <w:jc w:val="center"/>
        </w:trPr>
        <w:tc>
          <w:tcPr>
            <w:tcW w:w="2410" w:type="dxa"/>
            <w:vAlign w:val="center"/>
          </w:tcPr>
          <w:p w14:paraId="1D5E056C">
            <w:pPr>
              <w:rPr>
                <w:rFonts w:ascii="楷体" w:hAnsi="楷体" w:eastAsia="楷体"/>
                <w:sz w:val="18"/>
                <w:szCs w:val="20"/>
              </w:rPr>
            </w:pPr>
            <w:r>
              <w:rPr>
                <w:rFonts w:hint="eastAsia" w:ascii="楷体" w:hAnsi="楷体" w:eastAsia="楷体"/>
                <w:sz w:val="18"/>
                <w:szCs w:val="20"/>
              </w:rPr>
              <w:t>打开</w:t>
            </w:r>
            <w:r>
              <w:rPr>
                <w:rFonts w:ascii="楷体" w:hAnsi="楷体" w:eastAsia="楷体"/>
                <w:sz w:val="18"/>
                <w:szCs w:val="20"/>
              </w:rPr>
              <w:t xml:space="preserve"> VLAN 端口</w:t>
            </w:r>
          </w:p>
        </w:tc>
        <w:tc>
          <w:tcPr>
            <w:tcW w:w="2268" w:type="dxa"/>
            <w:vAlign w:val="center"/>
          </w:tcPr>
          <w:p w14:paraId="3B02D14F">
            <w:pPr>
              <w:rPr>
                <w:rFonts w:ascii="楷体" w:hAnsi="楷体" w:eastAsia="楷体"/>
                <w:sz w:val="18"/>
                <w:szCs w:val="20"/>
              </w:rPr>
            </w:pPr>
            <w:r>
              <w:rPr>
                <w:rFonts w:ascii="楷体" w:hAnsi="楷体" w:eastAsia="楷体"/>
                <w:sz w:val="18"/>
                <w:szCs w:val="20"/>
              </w:rPr>
              <w:t>undo shutdown</w:t>
            </w:r>
          </w:p>
        </w:tc>
        <w:tc>
          <w:tcPr>
            <w:tcW w:w="3618" w:type="dxa"/>
            <w:vAlign w:val="center"/>
          </w:tcPr>
          <w:p w14:paraId="2CB1A837">
            <w:pPr>
              <w:rPr>
                <w:rFonts w:ascii="楷体" w:hAnsi="楷体" w:eastAsia="楷体"/>
                <w:sz w:val="18"/>
                <w:szCs w:val="20"/>
              </w:rPr>
            </w:pPr>
            <w:r>
              <w:rPr>
                <w:rFonts w:hint="eastAsia" w:ascii="楷体" w:hAnsi="楷体" w:eastAsia="楷体"/>
                <w:sz w:val="18"/>
                <w:szCs w:val="20"/>
              </w:rPr>
              <w:t>可选</w:t>
            </w:r>
            <w:r>
              <w:rPr>
                <w:rFonts w:ascii="楷体" w:hAnsi="楷体" w:eastAsia="楷体"/>
                <w:sz w:val="18"/>
                <w:szCs w:val="20"/>
              </w:rPr>
              <w:t xml:space="preserve"> </w:t>
            </w:r>
          </w:p>
          <w:p w14:paraId="76248BB4">
            <w:pPr>
              <w:rPr>
                <w:rFonts w:ascii="楷体" w:hAnsi="楷体" w:eastAsia="楷体"/>
                <w:sz w:val="18"/>
                <w:szCs w:val="20"/>
              </w:rPr>
            </w:pPr>
            <w:r>
              <w:rPr>
                <w:rFonts w:hint="eastAsia" w:ascii="楷体" w:hAnsi="楷体" w:eastAsia="楷体"/>
                <w:sz w:val="18"/>
                <w:szCs w:val="20"/>
              </w:rPr>
              <w:t>缺省情况下，</w:t>
            </w:r>
            <w:r>
              <w:rPr>
                <w:rFonts w:ascii="楷体" w:hAnsi="楷体" w:eastAsia="楷体"/>
                <w:sz w:val="18"/>
                <w:szCs w:val="20"/>
              </w:rPr>
              <w:t>VLAN 端</w:t>
            </w:r>
            <w:r>
              <w:rPr>
                <w:rFonts w:hint="eastAsia" w:ascii="楷体" w:hAnsi="楷体" w:eastAsia="楷体"/>
                <w:sz w:val="18"/>
                <w:szCs w:val="20"/>
              </w:rPr>
              <w:t>口的状态为打开，此时</w:t>
            </w:r>
            <w:r>
              <w:rPr>
                <w:rFonts w:ascii="楷体" w:hAnsi="楷体" w:eastAsia="楷体"/>
                <w:sz w:val="18"/>
                <w:szCs w:val="20"/>
              </w:rPr>
              <w:t>VLAN 端口状态受 VLAN</w:t>
            </w:r>
            <w:r>
              <w:rPr>
                <w:rFonts w:hint="eastAsia" w:ascii="楷体" w:hAnsi="楷体" w:eastAsia="楷体"/>
                <w:sz w:val="18"/>
                <w:szCs w:val="20"/>
              </w:rPr>
              <w:t>中端口状态的影响，即：当</w:t>
            </w:r>
            <w:r>
              <w:rPr>
                <w:rFonts w:ascii="楷体" w:hAnsi="楷体" w:eastAsia="楷体"/>
                <w:sz w:val="18"/>
                <w:szCs w:val="20"/>
              </w:rPr>
              <w:t xml:space="preserve"> VLAN 中所有以</w:t>
            </w:r>
            <w:r>
              <w:rPr>
                <w:rFonts w:hint="eastAsia" w:ascii="楷体" w:hAnsi="楷体" w:eastAsia="楷体"/>
                <w:sz w:val="18"/>
                <w:szCs w:val="20"/>
              </w:rPr>
              <w:t>太网端口状态为</w:t>
            </w:r>
            <w:r>
              <w:rPr>
                <w:rFonts w:ascii="楷体" w:hAnsi="楷体" w:eastAsia="楷体"/>
                <w:sz w:val="18"/>
                <w:szCs w:val="20"/>
              </w:rPr>
              <w:t xml:space="preserve"> down</w:t>
            </w:r>
            <w:r>
              <w:rPr>
                <w:rFonts w:hint="eastAsia" w:ascii="楷体" w:hAnsi="楷体" w:eastAsia="楷体"/>
                <w:sz w:val="18"/>
                <w:szCs w:val="20"/>
              </w:rPr>
              <w:t>时，</w:t>
            </w:r>
            <w:r>
              <w:rPr>
                <w:rFonts w:ascii="楷体" w:hAnsi="楷体" w:eastAsia="楷体"/>
                <w:sz w:val="18"/>
                <w:szCs w:val="20"/>
              </w:rPr>
              <w:t>VLAN 端口为 down</w:t>
            </w:r>
            <w:r>
              <w:rPr>
                <w:rFonts w:hint="eastAsia" w:ascii="楷体" w:hAnsi="楷体" w:eastAsia="楷体"/>
                <w:sz w:val="18"/>
                <w:szCs w:val="20"/>
              </w:rPr>
              <w:t>状态，即关闭状态；当</w:t>
            </w:r>
            <w:r>
              <w:rPr>
                <w:rFonts w:ascii="楷体" w:hAnsi="楷体" w:eastAsia="楷体"/>
                <w:sz w:val="18"/>
                <w:szCs w:val="20"/>
              </w:rPr>
              <w:t>VLAN 中有一个或一个</w:t>
            </w:r>
            <w:r>
              <w:rPr>
                <w:rFonts w:hint="eastAsia" w:ascii="楷体" w:hAnsi="楷体" w:eastAsia="楷体"/>
                <w:sz w:val="18"/>
                <w:szCs w:val="20"/>
              </w:rPr>
              <w:t>以上的以太网端口处于</w:t>
            </w:r>
            <w:r>
              <w:rPr>
                <w:rFonts w:ascii="楷体" w:hAnsi="楷体" w:eastAsia="楷体"/>
                <w:sz w:val="18"/>
                <w:szCs w:val="20"/>
              </w:rPr>
              <w:t xml:space="preserve"> up 状态时，则 VLAN</w:t>
            </w:r>
            <w:r>
              <w:rPr>
                <w:rFonts w:hint="eastAsia" w:ascii="楷体" w:hAnsi="楷体" w:eastAsia="楷体"/>
                <w:sz w:val="18"/>
                <w:szCs w:val="20"/>
              </w:rPr>
              <w:t>端口处于</w:t>
            </w:r>
            <w:r>
              <w:rPr>
                <w:rFonts w:ascii="楷体" w:hAnsi="楷体" w:eastAsia="楷体"/>
                <w:sz w:val="18"/>
                <w:szCs w:val="20"/>
              </w:rPr>
              <w:t xml:space="preserve"> up 状态。如</w:t>
            </w:r>
            <w:r>
              <w:rPr>
                <w:rFonts w:hint="eastAsia" w:ascii="楷体" w:hAnsi="楷体" w:eastAsia="楷体"/>
                <w:sz w:val="18"/>
                <w:szCs w:val="20"/>
              </w:rPr>
              <w:t>果将</w:t>
            </w:r>
            <w:r>
              <w:rPr>
                <w:rFonts w:ascii="楷体" w:hAnsi="楷体" w:eastAsia="楷体"/>
                <w:sz w:val="18"/>
                <w:szCs w:val="20"/>
              </w:rPr>
              <w:t xml:space="preserve"> VLAN 端口的状态</w:t>
            </w:r>
            <w:r>
              <w:rPr>
                <w:rFonts w:hint="eastAsia" w:ascii="楷体" w:hAnsi="楷体" w:eastAsia="楷体"/>
                <w:sz w:val="18"/>
                <w:szCs w:val="20"/>
              </w:rPr>
              <w:t>设置为</w:t>
            </w:r>
            <w:r>
              <w:rPr>
                <w:rFonts w:ascii="楷体" w:hAnsi="楷体" w:eastAsia="楷体"/>
                <w:sz w:val="18"/>
                <w:szCs w:val="20"/>
              </w:rPr>
              <w:t xml:space="preserve"> down，则 VLAN</w:t>
            </w:r>
            <w:r>
              <w:rPr>
                <w:rFonts w:hint="eastAsia" w:ascii="楷体" w:hAnsi="楷体" w:eastAsia="楷体"/>
                <w:sz w:val="18"/>
                <w:szCs w:val="20"/>
              </w:rPr>
              <w:t>端口的状态始终为</w:t>
            </w:r>
            <w:r>
              <w:rPr>
                <w:rFonts w:ascii="楷体" w:hAnsi="楷体" w:eastAsia="楷体"/>
                <w:sz w:val="18"/>
                <w:szCs w:val="20"/>
              </w:rPr>
              <w:t>down，不受 VLAN 中端</w:t>
            </w:r>
            <w:r>
              <w:rPr>
                <w:rFonts w:hint="eastAsia" w:ascii="楷体" w:hAnsi="楷体" w:eastAsia="楷体"/>
                <w:sz w:val="18"/>
                <w:szCs w:val="20"/>
              </w:rPr>
              <w:t>口状态的影响</w:t>
            </w:r>
          </w:p>
        </w:tc>
      </w:tr>
      <w:tr w14:paraId="5DF35C12">
        <w:trPr>
          <w:jc w:val="center"/>
        </w:trPr>
        <w:tc>
          <w:tcPr>
            <w:tcW w:w="2410" w:type="dxa"/>
            <w:vAlign w:val="center"/>
          </w:tcPr>
          <w:p w14:paraId="5762AE3F">
            <w:pPr>
              <w:rPr>
                <w:rFonts w:ascii="楷体" w:hAnsi="楷体" w:eastAsia="楷体"/>
                <w:sz w:val="18"/>
                <w:szCs w:val="20"/>
              </w:rPr>
            </w:pPr>
            <w:r>
              <w:rPr>
                <w:rFonts w:hint="eastAsia" w:ascii="楷体" w:hAnsi="楷体" w:eastAsia="楷体"/>
                <w:sz w:val="18"/>
                <w:szCs w:val="20"/>
              </w:rPr>
              <w:t>进入</w:t>
            </w:r>
            <w:r>
              <w:rPr>
                <w:rFonts w:ascii="楷体" w:hAnsi="楷体" w:eastAsia="楷体"/>
                <w:sz w:val="18"/>
                <w:szCs w:val="20"/>
              </w:rPr>
              <w:t xml:space="preserve"> VLAN 视图</w:t>
            </w:r>
          </w:p>
        </w:tc>
        <w:tc>
          <w:tcPr>
            <w:tcW w:w="2268" w:type="dxa"/>
            <w:vAlign w:val="center"/>
          </w:tcPr>
          <w:p w14:paraId="7FC38F1C">
            <w:pPr>
              <w:rPr>
                <w:rFonts w:ascii="楷体" w:hAnsi="楷体" w:eastAsia="楷体"/>
                <w:sz w:val="18"/>
                <w:szCs w:val="20"/>
              </w:rPr>
            </w:pPr>
            <w:r>
              <w:rPr>
                <w:rFonts w:ascii="楷体" w:hAnsi="楷体" w:eastAsia="楷体"/>
                <w:sz w:val="18"/>
                <w:szCs w:val="20"/>
              </w:rPr>
              <w:t>vlan vlan-id</w:t>
            </w:r>
          </w:p>
        </w:tc>
        <w:tc>
          <w:tcPr>
            <w:tcW w:w="3618" w:type="dxa"/>
            <w:vAlign w:val="center"/>
          </w:tcPr>
          <w:p w14:paraId="42466F4D">
            <w:pPr>
              <w:rPr>
                <w:rFonts w:ascii="楷体" w:hAnsi="楷体" w:eastAsia="楷体"/>
                <w:sz w:val="18"/>
                <w:szCs w:val="20"/>
              </w:rPr>
            </w:pPr>
            <w:r>
              <w:rPr>
                <w:rFonts w:hint="eastAsia" w:ascii="楷体" w:hAnsi="楷体" w:eastAsia="楷体"/>
                <w:sz w:val="18"/>
                <w:szCs w:val="20"/>
              </w:rPr>
              <w:t>必选</w:t>
            </w:r>
            <w:r>
              <w:rPr>
                <w:rFonts w:ascii="楷体" w:hAnsi="楷体" w:eastAsia="楷体"/>
                <w:sz w:val="18"/>
                <w:szCs w:val="20"/>
              </w:rPr>
              <w:t xml:space="preserve"> </w:t>
            </w:r>
          </w:p>
          <w:p w14:paraId="0C56186A">
            <w:pPr>
              <w:rPr>
                <w:rFonts w:ascii="楷体" w:hAnsi="楷体" w:eastAsia="楷体"/>
                <w:sz w:val="18"/>
                <w:szCs w:val="20"/>
              </w:rPr>
            </w:pPr>
            <w:r>
              <w:rPr>
                <w:rFonts w:hint="eastAsia" w:ascii="楷体" w:hAnsi="楷体" w:eastAsia="楷体"/>
                <w:sz w:val="18"/>
                <w:szCs w:val="20"/>
              </w:rPr>
              <w:t>如果指定的</w:t>
            </w:r>
            <w:r>
              <w:rPr>
                <w:rFonts w:ascii="楷体" w:hAnsi="楷体" w:eastAsia="楷体"/>
                <w:sz w:val="18"/>
                <w:szCs w:val="20"/>
              </w:rPr>
              <w:t xml:space="preserve"> VLAN 不存</w:t>
            </w:r>
            <w:r>
              <w:rPr>
                <w:rFonts w:hint="eastAsia" w:ascii="楷体" w:hAnsi="楷体" w:eastAsia="楷体"/>
                <w:sz w:val="18"/>
                <w:szCs w:val="20"/>
              </w:rPr>
              <w:t>在，则该命令先完成</w:t>
            </w:r>
            <w:r>
              <w:rPr>
                <w:rFonts w:ascii="楷体" w:hAnsi="楷体" w:eastAsia="楷体"/>
                <w:sz w:val="18"/>
                <w:szCs w:val="20"/>
              </w:rPr>
              <w:t>VLAN 的创建，然后再</w:t>
            </w:r>
            <w:r>
              <w:rPr>
                <w:rFonts w:hint="eastAsia" w:ascii="楷体" w:hAnsi="楷体" w:eastAsia="楷体"/>
                <w:sz w:val="18"/>
                <w:szCs w:val="20"/>
              </w:rPr>
              <w:t>进入该</w:t>
            </w:r>
            <w:r>
              <w:rPr>
                <w:rFonts w:ascii="楷体" w:hAnsi="楷体" w:eastAsia="楷体"/>
                <w:sz w:val="18"/>
                <w:szCs w:val="20"/>
              </w:rPr>
              <w:t xml:space="preserve"> VLAN 的视图</w:t>
            </w:r>
          </w:p>
        </w:tc>
      </w:tr>
      <w:tr w14:paraId="73F586CD">
        <w:trPr>
          <w:jc w:val="center"/>
        </w:trPr>
        <w:tc>
          <w:tcPr>
            <w:tcW w:w="2410" w:type="dxa"/>
            <w:vAlign w:val="center"/>
          </w:tcPr>
          <w:p w14:paraId="5C1FF5E7">
            <w:pPr>
              <w:rPr>
                <w:rFonts w:ascii="楷体" w:hAnsi="楷体" w:eastAsia="楷体"/>
                <w:sz w:val="18"/>
                <w:szCs w:val="20"/>
              </w:rPr>
            </w:pPr>
            <w:r>
              <w:rPr>
                <w:rFonts w:hint="eastAsia" w:ascii="楷体" w:hAnsi="楷体" w:eastAsia="楷体"/>
                <w:sz w:val="18"/>
                <w:szCs w:val="20"/>
              </w:rPr>
              <w:t>向当前</w:t>
            </w:r>
            <w:r>
              <w:rPr>
                <w:rFonts w:ascii="楷体" w:hAnsi="楷体" w:eastAsia="楷体"/>
                <w:sz w:val="18"/>
                <w:szCs w:val="20"/>
              </w:rPr>
              <w:t xml:space="preserve"> VLAN 中添</w:t>
            </w:r>
            <w:r>
              <w:rPr>
                <w:rFonts w:hint="eastAsia" w:ascii="楷体" w:hAnsi="楷体" w:eastAsia="楷体"/>
                <w:sz w:val="18"/>
                <w:szCs w:val="20"/>
              </w:rPr>
              <w:t>加一个或一组</w:t>
            </w:r>
            <w:r>
              <w:rPr>
                <w:rFonts w:ascii="楷体" w:hAnsi="楷体" w:eastAsia="楷体"/>
                <w:sz w:val="18"/>
                <w:szCs w:val="20"/>
              </w:rPr>
              <w:t>Access 端口</w:t>
            </w:r>
          </w:p>
        </w:tc>
        <w:tc>
          <w:tcPr>
            <w:tcW w:w="2268" w:type="dxa"/>
            <w:vAlign w:val="center"/>
          </w:tcPr>
          <w:p w14:paraId="5129972D">
            <w:pPr>
              <w:rPr>
                <w:rFonts w:ascii="楷体" w:hAnsi="楷体" w:eastAsia="楷体"/>
                <w:sz w:val="18"/>
                <w:szCs w:val="20"/>
              </w:rPr>
            </w:pPr>
            <w:r>
              <w:rPr>
                <w:rFonts w:ascii="楷体" w:hAnsi="楷体" w:eastAsia="楷体"/>
                <w:sz w:val="18"/>
                <w:szCs w:val="20"/>
              </w:rPr>
              <w:t>port</w:t>
            </w:r>
            <w:r>
              <w:rPr>
                <w:rFonts w:ascii="楷体" w:hAnsi="楷体" w:eastAsia="楷体"/>
                <w:sz w:val="18"/>
                <w:szCs w:val="20"/>
              </w:rPr>
              <w:tab/>
            </w:r>
            <w:r>
              <w:rPr>
                <w:rFonts w:ascii="楷体" w:hAnsi="楷体" w:eastAsia="楷体"/>
                <w:sz w:val="18"/>
                <w:szCs w:val="20"/>
              </w:rPr>
              <w:t>interface-list</w:t>
            </w:r>
          </w:p>
        </w:tc>
        <w:tc>
          <w:tcPr>
            <w:tcW w:w="3618" w:type="dxa"/>
            <w:vAlign w:val="center"/>
          </w:tcPr>
          <w:p w14:paraId="4FEE6473">
            <w:pPr>
              <w:rPr>
                <w:rFonts w:ascii="楷体" w:hAnsi="楷体" w:eastAsia="楷体"/>
                <w:sz w:val="18"/>
                <w:szCs w:val="20"/>
              </w:rPr>
            </w:pPr>
            <w:r>
              <w:rPr>
                <w:rFonts w:hint="eastAsia" w:ascii="楷体" w:hAnsi="楷体" w:eastAsia="楷体"/>
                <w:sz w:val="18"/>
                <w:szCs w:val="20"/>
              </w:rPr>
              <w:t>必选</w:t>
            </w:r>
            <w:r>
              <w:rPr>
                <w:rFonts w:ascii="楷体" w:hAnsi="楷体" w:eastAsia="楷体"/>
                <w:sz w:val="18"/>
                <w:szCs w:val="20"/>
              </w:rPr>
              <w:t xml:space="preserve"> </w:t>
            </w:r>
          </w:p>
          <w:p w14:paraId="439987A4">
            <w:pPr>
              <w:rPr>
                <w:rFonts w:ascii="楷体" w:hAnsi="楷体" w:eastAsia="楷体"/>
                <w:sz w:val="18"/>
                <w:szCs w:val="20"/>
              </w:rPr>
            </w:pPr>
            <w:r>
              <w:rPr>
                <w:rFonts w:hint="eastAsia" w:ascii="楷体" w:hAnsi="楷体" w:eastAsia="楷体"/>
                <w:sz w:val="18"/>
                <w:szCs w:val="20"/>
              </w:rPr>
              <w:t>缺省情况下，系统将所有端口都加入到</w:t>
            </w:r>
            <w:r>
              <w:rPr>
                <w:rFonts w:ascii="楷体" w:hAnsi="楷体" w:eastAsia="楷体"/>
                <w:sz w:val="18"/>
                <w:szCs w:val="20"/>
              </w:rPr>
              <w:t>VLAN1</w:t>
            </w:r>
          </w:p>
        </w:tc>
      </w:tr>
    </w:tbl>
    <w:p w14:paraId="240E3531">
      <w:pPr>
        <w:pStyle w:val="6"/>
      </w:pPr>
      <w:r>
        <w:rPr>
          <w:rFonts w:hint="eastAsia"/>
        </w:rPr>
        <w:t>1</w:t>
      </w:r>
      <w:ins w:id="181" w:author="宁泰来" w:date="2025-04-02T14:49:00Z">
        <w:r>
          <w:rPr>
            <w:rFonts w:hint="eastAsia"/>
          </w:rPr>
          <w:t>2</w:t>
        </w:r>
      </w:ins>
      <w:del w:id="182" w:author="宁泰来" w:date="2025-04-02T14:49:00Z">
        <w:r>
          <w:rPr>
            <w:rFonts w:hint="eastAsia"/>
          </w:rPr>
          <w:delText>0</w:delText>
        </w:r>
      </w:del>
      <w:r>
        <w:rPr>
          <w:rFonts w:hint="eastAsia"/>
        </w:rPr>
        <w:t>.</w:t>
      </w:r>
      <w:ins w:id="183" w:author="Isabella...伊莎贝拉" w:date="2026-01-30T14:03:43Z">
        <w:r>
          <w:rPr>
            <w:rFonts w:hint="eastAsia"/>
            <w:lang w:val="en-US" w:eastAsia="zh-CN"/>
          </w:rPr>
          <w:t>2</w:t>
        </w:r>
      </w:ins>
      <w:del w:id="184" w:author="Isabella...伊莎贝拉" w:date="2026-01-30T14:03:43Z">
        <w:bookmarkStart w:id="1" w:name="_GoBack"/>
        <w:bookmarkEnd w:id="1"/>
        <w:r>
          <w:rPr>
            <w:rFonts w:hint="eastAsia"/>
          </w:rPr>
          <w:delText>3</w:delText>
        </w:r>
      </w:del>
      <w:r>
        <w:rPr>
          <w:rFonts w:hint="eastAsia"/>
        </w:rPr>
        <w:t>.7</w:t>
      </w:r>
      <w:r>
        <w:t xml:space="preserve"> 实验结果分析与总结</w:t>
      </w:r>
    </w:p>
    <w:p w14:paraId="1AD4D5D1">
      <w:r>
        <w:t>通过 VLAN 路由技术，我们很容易地实现了 VLAN 间设备互相访问的需求，本实验中的 c 方式即为本实验的目的方式。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0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001010101"/>
    <w:charset w:val="86"/>
    <w:family w:val="auto"/>
    <w:pitch w:val="default"/>
    <w:sig w:usb0="00000000" w:usb1="00000000" w:usb2="00000016" w:usb3="00000000" w:csb0="0004000F" w:csb1="00000000"/>
  </w:font>
  <w:font w:name="Menlo-Regular">
    <w:panose1 w:val="020B0609030804020204"/>
    <w:charset w:val="00"/>
    <w:family w:val="auto"/>
    <w:pitch w:val="default"/>
    <w:sig w:usb0="E60022FF" w:usb1="D200F9FB" w:usb2="02000028" w:usb3="00000000" w:csb0="600001DF" w:csb1="FFDF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KW 55S">
    <w:altName w:val="汉仪中黑KW"/>
    <w:panose1 w:val="00020600040001010101"/>
    <w:charset w:val="86"/>
    <w:family w:val="auto"/>
    <w:pitch w:val="default"/>
    <w:sig w:usb0="00000000" w:usb1="00000000" w:usb2="00000016" w:usb3="00000000" w:csb0="0004009F" w:csb1="DFD70000"/>
  </w:font>
  <w:font w:name="楷体">
    <w:altName w:val="汉仪楷体KW"/>
    <w:panose1 w:val="020106090600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2"/>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景堃">
    <w15:presenceInfo w15:providerId="None" w15:userId="曹景堃"/>
  </w15:person>
  <w15:person w15:author="张芸梯">
    <w15:presenceInfo w15:providerId="None" w15:userId="张芸梯"/>
  </w15:person>
  <w15:person w15:author="李甘">
    <w15:presenceInfo w15:providerId="None" w15:userId="李甘"/>
  </w15:person>
  <w15:person w15:author="沈逸尘">
    <w15:presenceInfo w15:providerId="None" w15:userId="沈逸尘"/>
  </w15:person>
  <w15:person w15:author="张何子争">
    <w15:presenceInfo w15:providerId="None" w15:userId="张何子争"/>
  </w15:person>
  <w15:person w15:author="刘保莉">
    <w15:presenceInfo w15:providerId="None" w15:userId="刘保莉"/>
  </w15:person>
  <w15:person w15:author="刘远航">
    <w15:presenceInfo w15:providerId="None" w15:userId="刘远航"/>
  </w15:person>
  <w15:person w15:author="王燚">
    <w15:presenceInfo w15:providerId="None" w15:userId="王燚"/>
  </w15:person>
  <w15:person w15:author="宁泰来">
    <w15:presenceInfo w15:providerId="None" w15:userId="宁泰来"/>
  </w15:person>
  <w15:person w15:author="Isabella...伊莎贝拉">
    <w15:presenceInfo w15:providerId="WPS Office" w15:userId="1278884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7FF59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qFormat/>
    <w:uiPriority w:val="9"/>
    <w:pPr>
      <w:keepNext/>
      <w:keepLines/>
      <w:spacing w:before="260" w:after="260" w:line="416" w:lineRule="auto"/>
      <w:outlineLvl w:val="1"/>
    </w:pPr>
    <w:rPr>
      <w:rFonts w:ascii="等线 Light" w:hAnsi="等线 Light" w:eastAsia="等线 Light" w:cs="宋体"/>
      <w:b/>
      <w:bCs/>
      <w:sz w:val="32"/>
      <w:szCs w:val="32"/>
    </w:rPr>
  </w:style>
  <w:style w:type="paragraph" w:styleId="4">
    <w:name w:val="heading 3"/>
    <w:basedOn w:val="1"/>
    <w:next w:val="1"/>
    <w:link w:val="16"/>
    <w:qFormat/>
    <w:uiPriority w:val="9"/>
    <w:pPr>
      <w:keepNext/>
      <w:keepLines/>
      <w:spacing w:before="260" w:after="260" w:line="416" w:lineRule="auto"/>
      <w:outlineLvl w:val="2"/>
    </w:pPr>
    <w:rPr>
      <w:b/>
      <w:bCs/>
      <w:sz w:val="32"/>
      <w:szCs w:val="32"/>
    </w:rPr>
  </w:style>
  <w:style w:type="paragraph" w:styleId="5">
    <w:name w:val="heading 4"/>
    <w:basedOn w:val="1"/>
    <w:next w:val="1"/>
    <w:link w:val="17"/>
    <w:qFormat/>
    <w:uiPriority w:val="9"/>
    <w:pPr>
      <w:keepNext/>
      <w:keepLines/>
      <w:spacing w:before="280" w:after="290" w:line="376" w:lineRule="auto"/>
      <w:outlineLvl w:val="3"/>
    </w:pPr>
    <w:rPr>
      <w:rFonts w:ascii="等线 Light" w:hAnsi="等线 Light" w:eastAsia="等线 Light" w:cs="宋体"/>
      <w:b/>
      <w:bCs/>
      <w:sz w:val="28"/>
      <w:szCs w:val="28"/>
    </w:rPr>
  </w:style>
  <w:style w:type="paragraph" w:styleId="6">
    <w:name w:val="heading 5"/>
    <w:basedOn w:val="1"/>
    <w:next w:val="1"/>
    <w:link w:val="18"/>
    <w:qFormat/>
    <w:uiPriority w:val="9"/>
    <w:pPr>
      <w:keepNext/>
      <w:keepLines/>
      <w:spacing w:before="280" w:after="290" w:line="376" w:lineRule="auto"/>
      <w:outlineLvl w:val="4"/>
    </w:pPr>
    <w:rPr>
      <w:b/>
      <w:bCs/>
      <w:sz w:val="28"/>
      <w:szCs w:val="28"/>
    </w:rPr>
  </w:style>
  <w:style w:type="character" w:default="1" w:styleId="11">
    <w:name w:val="Default Paragraph Font"/>
    <w:uiPriority w:val="1"/>
  </w:style>
  <w:style w:type="table" w:default="1" w:styleId="9">
    <w:name w:val="Normal Table"/>
    <w:qFormat/>
    <w:uiPriority w:val="99"/>
    <w:tblPr>
      <w:tblCellMar>
        <w:top w:w="0" w:type="dxa"/>
        <w:left w:w="108" w:type="dxa"/>
        <w:bottom w:w="0" w:type="dxa"/>
        <w:right w:w="108" w:type="dxa"/>
      </w:tblCellMar>
    </w:tblPr>
  </w:style>
  <w:style w:type="paragraph" w:styleId="7">
    <w:name w:val="footer"/>
    <w:basedOn w:val="1"/>
    <w:link w:val="13"/>
    <w:qFormat/>
    <w:uiPriority w:val="99"/>
    <w:pPr>
      <w:tabs>
        <w:tab w:val="center" w:pos="4153"/>
        <w:tab w:val="right" w:pos="8306"/>
      </w:tabs>
      <w:snapToGrid w:val="0"/>
      <w:jc w:val="left"/>
    </w:pPr>
    <w:rPr>
      <w:sz w:val="18"/>
      <w:szCs w:val="18"/>
    </w:rPr>
  </w:style>
  <w:style w:type="paragraph" w:styleId="8">
    <w:name w:val="header"/>
    <w:basedOn w:val="1"/>
    <w:link w:val="12"/>
    <w:qFormat/>
    <w:uiPriority w:val="99"/>
    <w:pPr>
      <w:pBdr>
        <w:bottom w:val="single" w:color="auto" w:sz="6" w:space="1"/>
      </w:pBdr>
      <w:tabs>
        <w:tab w:val="center" w:pos="4153"/>
        <w:tab w:val="right" w:pos="8306"/>
      </w:tabs>
      <w:snapToGrid w:val="0"/>
      <w:jc w:val="center"/>
    </w:pPr>
    <w:rPr>
      <w:sz w:val="18"/>
      <w:szCs w:val="18"/>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页眉 字符"/>
    <w:basedOn w:val="11"/>
    <w:link w:val="8"/>
    <w:qFormat/>
    <w:uiPriority w:val="99"/>
    <w:rPr>
      <w:sz w:val="18"/>
      <w:szCs w:val="18"/>
    </w:rPr>
  </w:style>
  <w:style w:type="character" w:customStyle="1" w:styleId="13">
    <w:name w:val="页脚 字符"/>
    <w:basedOn w:val="11"/>
    <w:link w:val="7"/>
    <w:uiPriority w:val="99"/>
    <w:rPr>
      <w:sz w:val="18"/>
      <w:szCs w:val="18"/>
    </w:rPr>
  </w:style>
  <w:style w:type="character" w:customStyle="1" w:styleId="14">
    <w:name w:val="标题 1 字符"/>
    <w:basedOn w:val="11"/>
    <w:link w:val="2"/>
    <w:uiPriority w:val="9"/>
    <w:rPr>
      <w:b/>
      <w:bCs/>
      <w:kern w:val="44"/>
      <w:sz w:val="44"/>
      <w:szCs w:val="44"/>
    </w:rPr>
  </w:style>
  <w:style w:type="character" w:customStyle="1" w:styleId="15">
    <w:name w:val="标题 2 字符"/>
    <w:basedOn w:val="11"/>
    <w:link w:val="3"/>
    <w:uiPriority w:val="9"/>
    <w:rPr>
      <w:rFonts w:ascii="等线 Light" w:hAnsi="等线 Light" w:eastAsia="等线 Light" w:cs="宋体"/>
      <w:b/>
      <w:bCs/>
      <w:sz w:val="32"/>
      <w:szCs w:val="32"/>
    </w:rPr>
  </w:style>
  <w:style w:type="character" w:customStyle="1" w:styleId="16">
    <w:name w:val="标题 3 字符"/>
    <w:basedOn w:val="11"/>
    <w:link w:val="4"/>
    <w:uiPriority w:val="9"/>
    <w:rPr>
      <w:b/>
      <w:bCs/>
      <w:sz w:val="32"/>
      <w:szCs w:val="32"/>
    </w:rPr>
  </w:style>
  <w:style w:type="character" w:customStyle="1" w:styleId="17">
    <w:name w:val="标题 4 字符"/>
    <w:basedOn w:val="11"/>
    <w:link w:val="5"/>
    <w:uiPriority w:val="9"/>
    <w:rPr>
      <w:rFonts w:ascii="等线 Light" w:hAnsi="等线 Light" w:eastAsia="等线 Light" w:cs="宋体"/>
      <w:b/>
      <w:bCs/>
      <w:sz w:val="28"/>
      <w:szCs w:val="28"/>
    </w:rPr>
  </w:style>
  <w:style w:type="character" w:customStyle="1" w:styleId="18">
    <w:name w:val="标题 5 字符"/>
    <w:basedOn w:val="11"/>
    <w:link w:val="6"/>
    <w:uiPriority w:val="9"/>
    <w:rPr>
      <w:b/>
      <w:bCs/>
      <w:sz w:val="28"/>
      <w:szCs w:val="28"/>
    </w:rPr>
  </w:style>
  <w:style w:type="character" w:customStyle="1" w:styleId="19">
    <w:name w:val="fontstyle01"/>
    <w:basedOn w:val="11"/>
    <w:uiPriority w:val="0"/>
    <w:rPr>
      <w:rFonts w:ascii="Menlo-Regular" w:hAnsi="Menlo-Regular" w:eastAsia="Menlo-Regular" w:cs="Menlo-Regular"/>
      <w:color w:val="7A7A7A"/>
      <w:sz w:val="22"/>
      <w:szCs w:val="22"/>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2250</Words>
  <Characters>4095</Characters>
  <Paragraphs>177</Paragraphs>
  <TotalTime>0</TotalTime>
  <ScaleCrop>false</ScaleCrop>
  <LinksUpToDate>false</LinksUpToDate>
  <CharactersWithSpaces>4446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2022-04-03T09:31:00Z</dcterms:created>
  <dc:creator>Administrator</dc:creator>
  <cp:lastModifiedBy>Isabella...伊莎贝拉</cp:lastModifiedBy>
  <dcterms:modified xsi:type="dcterms:W3CDTF">2026-01-30T14:03:46Z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24bd1cdbe81140fcbb2e7819704d6e9a_23</vt:lpwstr>
  </property>
</Properties>
</file>