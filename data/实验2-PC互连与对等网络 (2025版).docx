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740C1AB">
      <w:pPr>
        <w:pStyle w:val="style1"/>
        <w:ind w:left="0" w:firstLine="0"/>
        <w:rPr>
          <w:rFonts w:ascii="宋体" w:cs="宋体" w:eastAsia="宋体" w:hAnsi="宋体"/>
        </w:rPr>
      </w:pPr>
      <w:r>
        <w:rPr>
          <w:rFonts w:ascii="宋体" w:cs="宋体" w:eastAsia="宋体" w:hAnsi="宋体" w:hint="eastAsia"/>
        </w:rPr>
        <w:t>第1章 入门基础与实验环境</w:t>
      </w:r>
    </w:p>
    <w:p w14:paraId="2A52807C">
      <w:pPr>
        <w:pStyle w:val="style2"/>
        <w:ind w:left="0" w:firstLine="0"/>
        <w:rPr/>
      </w:pPr>
      <w:r>
        <w:t>实验</w:t>
      </w:r>
      <w:r>
        <w:rPr>
          <w:rFonts w:hint="eastAsia"/>
        </w:rPr>
        <w:t>2</w:t>
      </w:r>
      <w:r>
        <w:t xml:space="preserve">：PC互连与对等网络    </w:t>
      </w:r>
    </w:p>
    <w:p w14:paraId="3A17D3D6">
      <w:pPr>
        <w:pStyle w:val="style3"/>
        <w:ind w:left="0" w:leftChars="0" w:firstLine="0" w:firstLineChars="0"/>
        <w:rPr/>
      </w:pPr>
      <w:r>
        <w:rPr>
          <w:rFonts w:hint="eastAsia"/>
        </w:rPr>
        <w:t>2</w:t>
      </w:r>
      <w:r>
        <w:t>.1 问题的提出</w:t>
      </w:r>
    </w:p>
    <w:p w14:paraId="3F269AD3">
      <w:pPr>
        <w:pStyle w:val="style0"/>
        <w:ind w:left="0" w:firstLine="540" w:firstLineChars="225"/>
        <w:rPr/>
      </w:pPr>
      <w:r>
        <w:t xml:space="preserve"> </w:t>
      </w:r>
      <w:r>
        <w:rPr>
          <w:rFonts w:hint="eastAsia"/>
        </w:rPr>
        <w:t>某办公室有多台PC，需要实现以下功能：</w:t>
      </w:r>
    </w:p>
    <w:p w14:paraId="470E6193">
      <w:pPr>
        <w:pStyle w:val="style0"/>
        <w:widowControl w:val="false"/>
        <w:numPr>
          <w:ilvl w:val="1"/>
          <w:numId w:val="1"/>
        </w:numPr>
        <w:tabs>
          <w:tab w:val="clear" w:pos="1380"/>
        </w:tabs>
        <w:spacing w:after="0" w:lineRule="auto" w:line="360"/>
        <w:ind w:left="900"/>
        <w:jc w:val="both"/>
        <w:rPr/>
      </w:pPr>
      <w:r>
        <w:rPr>
          <w:rFonts w:hint="eastAsia"/>
        </w:rPr>
        <w:t>PC之间连线用于文件共享，并对远程（非本机）访问用户进行权限控制；</w:t>
      </w:r>
    </w:p>
    <w:p w14:paraId="0DC224D7">
      <w:pPr>
        <w:pStyle w:val="style0"/>
        <w:widowControl w:val="false"/>
        <w:numPr>
          <w:ilvl w:val="1"/>
          <w:numId w:val="1"/>
        </w:numPr>
        <w:tabs>
          <w:tab w:val="clear" w:pos="1380"/>
        </w:tabs>
        <w:spacing w:after="0" w:lineRule="auto" w:line="360"/>
        <w:ind w:left="900"/>
        <w:jc w:val="both"/>
        <w:rPr/>
      </w:pPr>
      <w:r>
        <w:rPr>
          <w:rFonts w:hint="eastAsia"/>
        </w:rPr>
        <w:t>多台PC组成局域网，共享一台打印机；</w:t>
      </w:r>
    </w:p>
    <w:p w14:paraId="6C0BF6D0">
      <w:pPr>
        <w:pStyle w:val="style0"/>
        <w:widowControl w:val="false"/>
        <w:numPr>
          <w:ilvl w:val="1"/>
          <w:numId w:val="1"/>
        </w:numPr>
        <w:tabs>
          <w:tab w:val="clear" w:pos="1380"/>
        </w:tabs>
        <w:spacing w:after="0" w:lineRule="auto" w:line="360"/>
        <w:ind w:left="900"/>
        <w:jc w:val="both"/>
        <w:rPr/>
      </w:pPr>
      <w:r>
        <w:rPr>
          <w:rFonts w:hint="eastAsia"/>
        </w:rPr>
        <w:t>本房间只有一个连接因特网的信息端口，该端口限制只能连接一台PC，通过连接和配置希望多台PC都能访问因特网。</w:t>
      </w:r>
    </w:p>
    <w:p w14:paraId="220877EF">
      <w:pPr>
        <w:pStyle w:val="style3"/>
        <w:ind w:left="0" w:leftChars="0" w:firstLine="0" w:firstLineChars="0"/>
        <w:rPr/>
      </w:pPr>
      <w:r>
        <w:rPr>
          <w:rFonts w:hint="eastAsia"/>
        </w:rPr>
        <w:t>2</w:t>
      </w:r>
      <w:r>
        <w:t>.2</w:t>
      </w:r>
      <w:r>
        <w:rPr>
          <w:rFonts w:ascii="Arial" w:cs="Arial" w:eastAsia="Arial" w:hAnsi="Arial"/>
        </w:rPr>
        <w:t xml:space="preserve"> </w:t>
      </w:r>
      <w:r>
        <w:t xml:space="preserve">实验 2-1 PC 直接连接与配置     </w:t>
      </w:r>
    </w:p>
    <w:p w14:paraId="39EDD4BB">
      <w:pPr>
        <w:pStyle w:val="style4"/>
        <w:rPr/>
      </w:pPr>
      <w:r>
        <w:rPr>
          <w:rFonts w:hint="eastAsia"/>
        </w:rPr>
        <w:t>2.2</w:t>
      </w:r>
      <w:r>
        <w:t xml:space="preserve">.1. 实验内容    </w:t>
      </w:r>
    </w:p>
    <w:p w14:paraId="7406D9A8">
      <w:pPr>
        <w:pStyle w:val="style0"/>
        <w:ind w:left="480"/>
        <w:rPr/>
      </w:pPr>
      <w:r>
        <w:rPr>
          <w:rFonts w:hint="eastAsia"/>
        </w:rPr>
        <w:t>掌握使用直通网线直接连接两台</w:t>
      </w:r>
      <w:r>
        <w:rPr>
          <w:rFonts w:hint="eastAsia"/>
          <w:b/>
          <w:bCs/>
        </w:rPr>
        <w:t>实验室PC</w:t>
      </w:r>
      <w:r>
        <w:rPr>
          <w:rFonts w:hint="eastAsia"/>
        </w:rPr>
        <w:t>的方法；</w:t>
      </w:r>
    </w:p>
    <w:p w14:paraId="45D8E60F">
      <w:pPr>
        <w:pStyle w:val="style0"/>
        <w:ind w:left="480"/>
        <w:rPr/>
      </w:pPr>
      <w:r>
        <w:rPr>
          <w:rFonts w:hint="eastAsia"/>
        </w:rPr>
        <w:t>学会在两台联通的PC上进行设置，使两台PC之间能够共享文件。</w:t>
      </w:r>
    </w:p>
    <w:p w14:paraId="2CFEBA2C">
      <w:pPr>
        <w:pStyle w:val="style0"/>
        <w:ind w:left="504"/>
        <w:rPr/>
      </w:pPr>
      <w:r>
        <w:t xml:space="preserve">   </w:t>
      </w:r>
    </w:p>
    <w:p w14:paraId="4338F2F7">
      <w:pPr>
        <w:pStyle w:val="style4"/>
        <w:rPr/>
      </w:pPr>
      <w:r>
        <w:rPr>
          <w:rFonts w:hint="eastAsia"/>
        </w:rPr>
        <w:t>2.2</w:t>
      </w:r>
      <w:r>
        <w:t xml:space="preserve">.2. 实验目的    </w:t>
      </w:r>
    </w:p>
    <w:p w14:paraId="7ACDC46B">
      <w:pPr>
        <w:pStyle w:val="style0"/>
        <w:spacing w:after="483" w:lineRule="auto" w:line="436"/>
        <w:ind w:left="504"/>
        <w:rPr/>
      </w:pPr>
      <w:r>
        <w:t xml:space="preserve">掌握使用网线直接连接两台 </w:t>
      </w:r>
      <w:r>
        <w:rPr>
          <w:rFonts w:ascii="Lucida Sans" w:cs="Lucida Sans" w:eastAsia="Lucida Sans" w:hAnsi="Lucida Sans"/>
        </w:rPr>
        <w:t xml:space="preserve">PC </w:t>
      </w:r>
      <w:r>
        <w:t xml:space="preserve">的方法；学会在两台联通的 </w:t>
      </w:r>
      <w:r>
        <w:rPr>
          <w:rFonts w:ascii="Lucida Sans" w:cs="Lucida Sans" w:eastAsia="Lucida Sans" w:hAnsi="Lucida Sans"/>
        </w:rPr>
        <w:t xml:space="preserve">PC </w:t>
      </w:r>
      <w:r>
        <w:t xml:space="preserve">上进行设置，使两台 </w:t>
      </w:r>
      <w:r>
        <w:rPr>
          <w:rFonts w:ascii="Lucida Sans" w:cs="Lucida Sans" w:eastAsia="Lucida Sans" w:hAnsi="Lucida Sans"/>
        </w:rPr>
        <w:t xml:space="preserve">PC </w:t>
      </w:r>
      <w:r>
        <w:t>之间能够共享文件。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42F54325">
      <w:pPr>
        <w:pStyle w:val="style4"/>
        <w:rPr/>
      </w:pPr>
      <w:r>
        <w:rPr>
          <w:rFonts w:hint="eastAsia"/>
        </w:rPr>
        <w:t>2.2</w:t>
      </w:r>
      <w:r>
        <w:t xml:space="preserve">.3. 实验拓扑图    </w:t>
      </w:r>
    </w:p>
    <w:p w14:paraId="561DA919">
      <w:pPr>
        <w:pStyle w:val="style0"/>
        <w:spacing w:after="753" w:lineRule="auto" w:line="257"/>
        <w:ind w:left="9" w:right="1373" w:hanging="9"/>
        <w:jc w:val="center"/>
        <w:rPr/>
      </w:pPr>
      <w:r>
        <w:rPr>
          <w:rFonts w:hint="eastAsia"/>
        </w:rPr>
        <w:drawing>
          <wp:inline distL="0" distT="0" distB="0" distR="0">
            <wp:extent cx="5266055" cy="1965960"/>
            <wp:effectExtent l="0" t="0" r="0" b="0"/>
            <wp:docPr id="1026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2" cstate="print"/>
                    <a:srcRect l="0" t="50241" r="0" b="0"/>
                    <a:stretch/>
                  </pic:blipFill>
                  <pic:spPr>
                    <a:xfrm rot="0">
                      <a:off x="0" y="0"/>
                      <a:ext cx="5266055" cy="19659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08EF">
      <w:pPr>
        <w:pStyle w:val="style0"/>
        <w:ind w:left="480"/>
        <w:rPr/>
      </w:pPr>
      <w:r>
        <w:rPr>
          <w:rFonts w:hint="eastAsia"/>
        </w:rPr>
        <w:t>在配线架上通过串口连线接口和网卡连线接口直接跳接两台PC机。</w:t>
      </w:r>
    </w:p>
    <w:p w14:paraId="027CA566">
      <w:pPr>
        <w:pStyle w:val="style4"/>
        <w:rPr/>
      </w:pPr>
      <w:r>
        <w:rPr>
          <w:rFonts w:hint="eastAsia"/>
        </w:rPr>
        <w:t>2.2</w:t>
      </w:r>
      <w:r>
        <w:t xml:space="preserve">.4. 实验设备    </w:t>
      </w:r>
    </w:p>
    <w:p w14:paraId="4BB1D989">
      <w:pPr>
        <w:pStyle w:val="style0"/>
        <w:spacing w:after="714"/>
        <w:ind w:left="504"/>
        <w:rPr>
          <w:ins w:id="0" w:author="王燚" w:date="2025-03-05T17:49:00Z"/>
        </w:rPr>
      </w:pPr>
      <w:r>
        <w:rPr>
          <w:rFonts w:ascii="Lucida Sans" w:cs="Lucida Sans" w:eastAsia="Lucida Sans" w:hAnsi="Lucida Sans"/>
        </w:rPr>
        <w:t xml:space="preserve">PC </w:t>
      </w:r>
      <w:r>
        <w:t>机两台，</w:t>
      </w:r>
      <w:r>
        <w:rPr>
          <w:rFonts w:hint="eastAsia"/>
        </w:rPr>
        <w:t>直通</w:t>
      </w:r>
      <w:r>
        <w:t xml:space="preserve">网线 </w:t>
      </w:r>
      <w:r>
        <w:rPr>
          <w:rFonts w:ascii="Lucida Sans" w:cs="Lucida Sans" w:eastAsia="Lucida Sans" w:hAnsi="Lucida Sans"/>
        </w:rPr>
        <w:t xml:space="preserve">1 </w:t>
      </w:r>
      <w:r>
        <w:t>根</w:t>
      </w:r>
    </w:p>
    <w:p w14:paraId="02E1F51A">
      <w:pPr>
        <w:pStyle w:val="style0"/>
        <w:spacing w:after="714"/>
        <w:ind w:left="504"/>
        <w:rPr/>
      </w:pPr>
      <w:ins w:id="1" w:author="王燚" w:date="2025-03-05T17:49:00Z">
        <w:r w:rsidR="7FEA0D00">
          <w:rPr>
            <w:rFonts w:eastAsia="Lucida Sans" w:hint="eastAsia"/>
            <w:color w:val="auto"/>
          </w:rPr>
          <w:t>(</w:t>
        </w:r>
      </w:ins>
      <w:ins w:id="2" w:author="王燚" w:date="2025-03-05T17:49:00Z">
        <w:r w:rsidR="E7305B58">
          <w:rPr>
            <w:rFonts w:eastAsia="Lucida Sans" w:hint="eastAsia"/>
            <w:color w:val="auto"/>
          </w:rPr>
          <w:t>注意</w:t>
        </w:r>
      </w:ins>
      <w:ins w:id="3" w:author="王燚" w:date="2025-03-05T17:50:00Z">
        <w:r w:rsidR="D7D6C6C9">
          <w:rPr>
            <w:rFonts w:eastAsia="Lucida Sans" w:hint="eastAsia"/>
            <w:color w:val="auto"/>
          </w:rPr>
          <w:t>本实验</w:t>
        </w:r>
      </w:ins>
      <w:ins w:id="4" w:author="王燚" w:date="2025-03-05T17:50:00Z">
        <w:r w:rsidR="4E9274B4">
          <w:rPr>
            <w:rFonts w:eastAsia="Lucida Sans" w:hint="eastAsia"/>
            <w:color w:val="auto"/>
          </w:rPr>
          <w:t>仅需</w:t>
        </w:r>
      </w:ins>
      <w:ins w:id="5" w:author="王燚" w:date="2025-03-05T17:50:00Z">
        <w:r w:rsidR="94DC1775">
          <w:rPr>
            <w:rFonts w:eastAsia="Lucida Sans" w:hint="eastAsia"/>
            <w:color w:val="auto"/>
          </w:rPr>
          <w:t>连接</w:t>
        </w:r>
      </w:ins>
      <w:ins w:id="6" w:author="王燚" w:date="2025-03-05T17:50:00Z">
        <w:r w:rsidR="1096CCF0">
          <w:rPr>
            <w:rFonts w:eastAsia="Lucida Sans" w:hint="eastAsia"/>
            <w:color w:val="auto"/>
          </w:rPr>
          <w:t>以太网口</w:t>
        </w:r>
      </w:ins>
      <w:ins w:id="7" w:author="王燚" w:date="2025-03-05T17:50:00Z">
        <w:r w:rsidR="651536CE">
          <w:rPr>
            <w:rFonts w:eastAsia="Lucida Sans" w:hint="eastAsia"/>
            <w:color w:val="auto"/>
          </w:rPr>
          <w:t>即可</w:t>
        </w:r>
      </w:ins>
      <w:ins w:id="8" w:author="王燚" w:date="2025-03-05T17:50:00Z">
        <w:r w:rsidR="DF474344">
          <w:rPr>
            <w:rFonts w:eastAsia="Lucida Sans" w:hint="eastAsia"/>
            <w:color w:val="auto"/>
          </w:rPr>
          <w:t>）</w:t>
        </w:r>
      </w:ins>
      <w:r>
        <w:rPr>
          <w:rFonts w:ascii="Lucida Sans" w:cs="Lucida Sans" w:eastAsia="Lucida Sans" w:hAnsi="Lucida Sans"/>
          <w:color w:val="auto"/>
        </w:rPr>
        <w:t xml:space="preserve"> </w:t>
      </w:r>
      <w:r>
        <w:rPr>
          <w:color w:val="auto"/>
        </w:rPr>
        <w:t xml:space="preserve"> </w:t>
      </w:r>
      <w:r>
        <w:t xml:space="preserve">  </w:t>
      </w:r>
    </w:p>
    <w:p w14:paraId="31849F05">
      <w:pPr>
        <w:pStyle w:val="style4"/>
        <w:rPr/>
      </w:pPr>
      <w:r>
        <w:rPr>
          <w:rFonts w:hint="eastAsia"/>
        </w:rPr>
        <w:t>2.2</w:t>
      </w:r>
      <w:r>
        <w:t xml:space="preserve">.5. 实验步骤    </w:t>
      </w:r>
    </w:p>
    <w:p w14:paraId="47D5529C">
      <w:pPr>
        <w:pStyle w:val="style0"/>
        <w:ind w:left="24"/>
        <w:rPr/>
      </w:pPr>
      <w:r>
        <w:t xml:space="preserve">步骤一： </w:t>
      </w:r>
    </w:p>
    <w:p w14:paraId="5DCF0E06">
      <w:pPr>
        <w:pStyle w:val="style0"/>
        <w:ind w:left="504"/>
        <w:rPr/>
      </w:pPr>
      <w:r>
        <w:t xml:space="preserve">连接两台 </w:t>
      </w:r>
      <w:r>
        <w:rPr>
          <w:rFonts w:ascii="Lucida Sans" w:cs="Lucida Sans" w:eastAsia="Lucida Sans" w:hAnsi="Lucida Sans"/>
        </w:rPr>
        <w:t>PC</w:t>
      </w:r>
      <w:r>
        <w:t>。按照实验拓扑图，使用</w:t>
      </w:r>
      <w:r>
        <w:rPr>
          <w:rFonts w:hint="eastAsia"/>
        </w:rPr>
        <w:t>直通</w:t>
      </w:r>
      <w:r>
        <w:t xml:space="preserve">网线，通过跳线架上 </w:t>
      </w:r>
      <w:r>
        <w:rPr>
          <w:rFonts w:ascii="Lucida Sans" w:cs="Lucida Sans" w:eastAsia="Lucida Sans" w:hAnsi="Lucida Sans"/>
        </w:rPr>
        <w:t xml:space="preserve">PC </w:t>
      </w:r>
      <w:r>
        <w:t xml:space="preserve">机的 </w:t>
      </w:r>
      <w:r>
        <w:rPr>
          <w:rFonts w:ascii="Lucida Sans" w:cs="Lucida Sans" w:eastAsia="Lucida Sans" w:hAnsi="Lucida Sans"/>
        </w:rPr>
        <w:t xml:space="preserve">B </w:t>
      </w:r>
      <w:r>
        <w:t>口</w:t>
      </w:r>
    </w:p>
    <w:p w14:paraId="6B59F6D6">
      <w:pPr>
        <w:pStyle w:val="style0"/>
        <w:ind w:left="504"/>
        <w:rPr/>
      </w:pPr>
      <w:r>
        <w:t xml:space="preserve">连接两台 </w:t>
      </w:r>
      <w:r>
        <w:rPr>
          <w:rFonts w:ascii="Lucida Sans" w:cs="Lucida Sans" w:eastAsia="Lucida Sans" w:hAnsi="Lucida Sans"/>
        </w:rPr>
        <w:t>PC</w:t>
      </w:r>
      <w:r>
        <w:t>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755F56D7">
      <w:pPr>
        <w:pStyle w:val="style0"/>
        <w:ind w:left="24"/>
        <w:rPr/>
      </w:pPr>
      <w:r>
        <w:t xml:space="preserve">步骤二： </w:t>
      </w:r>
    </w:p>
    <w:p w14:paraId="659373E8">
      <w:pPr>
        <w:pStyle w:val="style0"/>
        <w:ind w:left="504"/>
        <w:rPr/>
      </w:pPr>
      <w:r>
        <w:t xml:space="preserve">设置网络协议。这里有两种方式，可以使用 </w:t>
      </w:r>
      <w:r>
        <w:rPr>
          <w:rFonts w:ascii="Lucida Sans" w:cs="Lucida Sans" w:eastAsia="Lucida Sans" w:hAnsi="Lucida Sans"/>
        </w:rPr>
        <w:t xml:space="preserve">TCP/IP </w:t>
      </w:r>
      <w:r>
        <w:t xml:space="preserve">协议或者 </w:t>
      </w:r>
      <w:r>
        <w:rPr>
          <w:rFonts w:ascii="Lucida Sans" w:cs="Lucida Sans" w:eastAsia="Lucida Sans" w:hAnsi="Lucida Sans"/>
        </w:rPr>
        <w:t xml:space="preserve">NWLink </w:t>
      </w:r>
    </w:p>
    <w:p w14:paraId="64D28A95">
      <w:pPr>
        <w:pStyle w:val="style0"/>
        <w:spacing w:after="235" w:lineRule="auto" w:line="444"/>
        <w:ind w:left="499" w:right="1025"/>
        <w:rPr/>
      </w:pPr>
      <w:r>
        <w:rPr>
          <w:rFonts w:ascii="Lucida Sans" w:cs="Lucida Sans" w:eastAsia="Lucida Sans" w:hAnsi="Lucida Sans"/>
        </w:rPr>
        <w:t xml:space="preserve">NetBIOS </w:t>
      </w:r>
      <w:r>
        <w:t xml:space="preserve">协议。使用 </w:t>
      </w:r>
      <w:r>
        <w:rPr>
          <w:rFonts w:ascii="Lucida Sans" w:cs="Lucida Sans" w:eastAsia="Lucida Sans" w:hAnsi="Lucida Sans"/>
        </w:rPr>
        <w:t xml:space="preserve">TCP/IP </w:t>
      </w:r>
      <w:r>
        <w:t xml:space="preserve">协议，按照实验拓扑图，将 </w:t>
      </w:r>
      <w:r>
        <w:rPr>
          <w:rFonts w:ascii="Lucida Sans" w:cs="Lucida Sans" w:eastAsia="Lucida Sans" w:hAnsi="Lucida Sans"/>
        </w:rPr>
        <w:t xml:space="preserve">PCa </w:t>
      </w:r>
      <w:r>
        <w:t xml:space="preserve">的 </w:t>
      </w:r>
      <w:r>
        <w:rPr>
          <w:rFonts w:ascii="Lucida Sans" w:cs="Lucida Sans" w:eastAsia="Lucida Sans" w:hAnsi="Lucida Sans"/>
        </w:rPr>
        <w:t xml:space="preserve">IP </w:t>
      </w:r>
      <w:r>
        <w:t xml:space="preserve">地址设置为 </w:t>
      </w:r>
      <w:r>
        <w:rPr>
          <w:rFonts w:ascii="Lucida Sans" w:cs="Lucida Sans" w:eastAsia="Lucida Sans" w:hAnsi="Lucida Sans"/>
        </w:rPr>
        <w:t>192.168.0.100</w:t>
      </w:r>
      <w:r>
        <w:t xml:space="preserve">，子网掩码设置为 </w:t>
      </w:r>
      <w:r>
        <w:rPr>
          <w:rFonts w:ascii="Lucida Sans" w:cs="Lucida Sans" w:eastAsia="Lucida Sans" w:hAnsi="Lucida Sans"/>
        </w:rPr>
        <w:t>255.255.255.0</w:t>
      </w:r>
      <w:r>
        <w:t xml:space="preserve">；将 </w:t>
      </w:r>
      <w:r>
        <w:rPr>
          <w:rFonts w:ascii="Lucida Sans" w:cs="Lucida Sans" w:eastAsia="Lucida Sans" w:hAnsi="Lucida Sans"/>
        </w:rPr>
        <w:t xml:space="preserve">PCb </w:t>
      </w:r>
      <w:r>
        <w:t xml:space="preserve">的 </w:t>
      </w:r>
      <w:r>
        <w:rPr>
          <w:rFonts w:ascii="Lucida Sans" w:cs="Lucida Sans" w:eastAsia="Lucida Sans" w:hAnsi="Lucida Sans"/>
        </w:rPr>
        <w:t xml:space="preserve">IP </w:t>
      </w:r>
      <w:r>
        <w:t xml:space="preserve">地址设置为 </w:t>
      </w:r>
      <w:r>
        <w:rPr>
          <w:rFonts w:ascii="Lucida Sans" w:cs="Lucida Sans" w:eastAsia="Lucida Sans" w:hAnsi="Lucida Sans"/>
        </w:rPr>
        <w:t>192.168.0.101</w:t>
      </w:r>
      <w:r>
        <w:t xml:space="preserve">，子网掩码设置为 </w:t>
      </w:r>
      <w:r>
        <w:rPr>
          <w:rFonts w:ascii="Lucida Sans" w:cs="Lucida Sans" w:eastAsia="Lucida Sans" w:hAnsi="Lucida Sans"/>
        </w:rPr>
        <w:t>255.255.255.0</w:t>
      </w:r>
      <w:r>
        <w:t xml:space="preserve">。除了使用 </w:t>
      </w:r>
      <w:r>
        <w:rPr>
          <w:rFonts w:ascii="Lucida Sans" w:cs="Lucida Sans" w:eastAsia="Lucida Sans" w:hAnsi="Lucida Sans"/>
        </w:rPr>
        <w:t xml:space="preserve">TCP/IP </w:t>
      </w:r>
      <w:r>
        <w:t xml:space="preserve">协议之外，还可以使用 </w:t>
      </w:r>
      <w:r>
        <w:rPr>
          <w:rFonts w:ascii="Lucida Sans" w:cs="Lucida Sans" w:eastAsia="Lucida Sans" w:hAnsi="Lucida Sans"/>
        </w:rPr>
        <w:t xml:space="preserve">NWLink NetBIOS </w:t>
      </w:r>
      <w:r>
        <w:t>协议。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1467879A">
      <w:pPr>
        <w:pStyle w:val="style0"/>
        <w:spacing w:after="235" w:lineRule="auto" w:line="444"/>
        <w:ind w:left="499" w:right="1025"/>
        <w:rPr>
          <w:rFonts w:hint="eastAsia"/>
        </w:rPr>
      </w:pPr>
      <w:r>
        <w:rPr>
          <w:rFonts w:hint="eastAsia"/>
        </w:rPr>
        <w:t>连接是否成功可通过是否能ping通测试</w:t>
      </w:r>
    </w:p>
    <w:p w14:paraId="7C1B6744">
      <w:pPr>
        <w:pStyle w:val="style0"/>
        <w:ind w:left="53"/>
        <w:rPr/>
      </w:pPr>
      <w:r>
        <w:t>步骤三：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4A985124">
      <w:pPr>
        <w:pStyle w:val="style0"/>
        <w:numPr>
          <w:ilvl w:val="0"/>
          <w:numId w:val="2"/>
        </w:numPr>
        <w:spacing w:after="21"/>
        <w:ind w:left="504"/>
        <w:rPr>
          <w:rFonts w:eastAsia="宋体" w:hint="eastAsia"/>
        </w:rPr>
      </w:pPr>
      <w:ins w:id="9" w:author="张何子争" w:date="2025-03-05T18:23:00Z">
        <w:r w:rsidR="C3404812">
          <w:rPr>
            <w:rFonts w:hint="eastAsia"/>
          </w:rPr>
          <w:t>打开</w:t>
        </w:r>
      </w:ins>
      <w:ins w:id="10" w:author="张何子争" w:date="2025-03-05T18:23:00Z">
        <w:r w:rsidR="04A632F7">
          <w:rPr>
            <w:rFonts w:hint="eastAsia"/>
          </w:rPr>
          <w:t>“</w:t>
        </w:r>
      </w:ins>
      <w:ins w:id="11" w:author="张何子争" w:date="2025-03-05T18:23:00Z">
        <w:r w:rsidR="081E29C6">
          <w:rPr>
            <w:rFonts w:hint="eastAsia"/>
          </w:rPr>
          <w:t>服务</w:t>
        </w:r>
      </w:ins>
      <w:ins w:id="12" w:author="张何子争" w:date="2025-03-05T18:23:00Z">
        <w:r w:rsidR="BE69121E">
          <w:rPr>
            <w:rFonts w:hint="eastAsia"/>
          </w:rPr>
          <w:t>”</w:t>
        </w:r>
      </w:ins>
      <w:ins w:id="13" w:author="张何子争" w:date="2025-03-05T18:23:00Z">
        <w:r w:rsidR="7ED8C3B6">
          <w:rPr>
            <w:rFonts w:hint="eastAsia"/>
          </w:rPr>
          <w:t>，</w:t>
        </w:r>
      </w:ins>
      <w:ins w:id="14" w:author="张何子争" w:date="2025-03-05T18:23:00Z">
        <w:r w:rsidR="8C02D132">
          <w:rPr>
            <w:rFonts w:hint="eastAsia"/>
          </w:rPr>
          <w:t>界面</w:t>
        </w:r>
      </w:ins>
      <w:ins w:id="15" w:author="张何子争" w:date="2025-03-05T18:23:00Z">
        <w:r w:rsidR="BE610108">
          <w:rPr>
            <w:rFonts w:hint="eastAsia"/>
          </w:rPr>
          <w:t>，</w:t>
        </w:r>
      </w:ins>
      <w:ins w:id="16" w:author="张何子争" w:date="2025-03-05T18:23:00Z">
        <w:r w:rsidR="B3CCF74B">
          <w:rPr>
            <w:rFonts w:hint="eastAsia"/>
          </w:rPr>
          <w:t>以下</w:t>
        </w:r>
      </w:ins>
      <w:ins w:id="17" w:author="张何子争" w:date="2025-03-05T18:24:00Z">
        <w:r w:rsidR="167B5A9F">
          <w:rPr>
            <w:rFonts w:hint="eastAsia"/>
          </w:rPr>
          <w:t>两种</w:t>
        </w:r>
      </w:ins>
      <w:ins w:id="18" w:author="张何子争" w:date="2025-03-05T18:24:00Z">
        <w:r w:rsidR="590A900A">
          <w:rPr>
            <w:rFonts w:hint="eastAsia"/>
          </w:rPr>
          <w:t>方式</w:t>
        </w:r>
      </w:ins>
      <w:ins w:id="19" w:author="张何子争" w:date="2025-03-05T18:24:00Z">
        <w:r w:rsidR="AD681613">
          <w:rPr>
            <w:rFonts w:hint="eastAsia"/>
          </w:rPr>
          <w:t>均可</w:t>
        </w:r>
      </w:ins>
      <w:ins w:id="20" w:author="张何子争" w:date="2025-03-05T18:24:00Z">
        <w:r w:rsidR="C252DB78">
          <w:rPr>
            <w:rFonts w:hint="eastAsia"/>
          </w:rPr>
          <w:t>：</w:t>
        </w:r>
      </w:ins>
    </w:p>
    <w:p w14:paraId="6526EDDB">
      <w:pPr>
        <w:pStyle w:val="style0"/>
        <w:spacing w:after="21"/>
        <w:ind w:left="504"/>
        <w:rPr>
          <w:rFonts w:ascii="Arial" w:cs="Arial" w:eastAsia="Arial" w:hAnsi="Arial" w:hint="eastAsia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</w:pPr>
      <w:r>
        <w:rPr>
          <w:rFonts w:hint="eastAsia"/>
        </w:rPr>
        <w:t>（1）方法1：win+R打开命令行输入cmd,再输入</w:t>
      </w:r>
      <w:r>
        <w:rPr>
          <w:rFonts w:ascii="Arial" w:cs="Arial" w:eastAsia="Arial" w:hAnsi="Arial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  <w:t>services.msc</w:t>
      </w:r>
      <w:r>
        <w:rPr>
          <w:rFonts w:ascii="Arial" w:cs="Arial" w:eastAsia="Arial" w:hAnsi="Arial" w:hint="eastAsia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  <w:t>，回车</w:t>
      </w:r>
    </w:p>
    <w:p w14:paraId="630D6AE9">
      <w:pPr>
        <w:pStyle w:val="style0"/>
        <w:spacing w:after="21"/>
        <w:ind w:left="504"/>
        <w:rPr>
          <w:rFonts w:ascii="Arial" w:cs="Arial" w:eastAsia="Arial" w:hAnsi="Arial" w:hint="eastAsia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</w:pPr>
      <w:ins w:id="21" w:author="刘远航" w:date="2025-03-05T22:50:00Z">
        <w:r w:rsidR="B5D7380E">
          <w:rPr>
            <w:rFonts w:ascii="Arial" w:cs="Arial" w:eastAsia="Arial" w:hAnsi="Arial" w:hint="eastAsia"/>
            <w:i w:val="false"/>
            <w:iCs w:val="false"/>
            <w:caps w:val="false"/>
            <w:color w:val="4d4d4d"/>
            <w:spacing w:val="0"/>
            <w:sz w:val="24"/>
            <w:szCs w:val="24"/>
            <w:shd w:val="clear" w:color="auto" w:fill="ffffff"/>
          </w:rPr>
          <w:drawing>
            <wp:inline distL="0" distT="0" distB="0" distR="0">
              <wp:extent cx="4391025" cy="2232025"/>
              <wp:effectExtent l="0" t="0" r="9525" b="15875"/>
              <wp:docPr id="1027" name="图片 2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20"/>
                      <pic:cNvPicPr/>
                    </pic:nvPicPr>
                    <pic:blipFill>
                      <a:blip r:embed="rId3" cstate="print"/>
                      <a:srcRect l="0" t="0" r="0" b="0"/>
                      <a:stretch/>
                    </pic:blipFill>
                    <pic:spPr>
                      <a:xfrm rot="0">
                        <a:off x="0" y="0"/>
                        <a:ext cx="4391025" cy="2232025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 w14:paraId="054BC4BF">
      <w:pPr>
        <w:pStyle w:val="style0"/>
        <w:spacing w:after="21"/>
        <w:ind w:left="504"/>
        <w:rPr>
          <w:rFonts w:ascii="Arial" w:cs="Arial" w:eastAsia="Arial" w:hAnsi="Arial" w:hint="eastAsia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</w:pPr>
      <w:r>
        <w:rPr>
          <w:rFonts w:ascii="Arial" w:cs="Arial" w:eastAsia="Arial" w:hAnsi="Arial" w:hint="eastAsia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  <w:t>( 2 )方法2：右键任务栏，点击任务管理器，在任务管理器中找到服务</w:t>
      </w:r>
    </w:p>
    <w:p w14:paraId="13D1E267">
      <w:pPr>
        <w:pStyle w:val="style0"/>
        <w:spacing w:after="21"/>
        <w:ind w:left="504"/>
        <w:rPr>
          <w:rFonts w:ascii="Arial" w:cs="Arial" w:eastAsia="Arial" w:hAnsi="Arial" w:hint="eastAsia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</w:pPr>
      <w:r>
        <w:rPr>
          <w:rFonts w:ascii="Arial" w:cs="Arial" w:eastAsia="Arial" w:hAnsi="Arial" w:hint="eastAsia"/>
          <w:i w:val="false"/>
          <w:iCs w:val="false"/>
          <w:caps w:val="false"/>
          <w:color w:val="4d4d4d"/>
          <w:spacing w:val="0"/>
          <w:sz w:val="24"/>
          <w:szCs w:val="24"/>
          <w:shd w:val="clear" w:color="auto" w:fill="ffffff"/>
        </w:rPr>
        <w:drawing>
          <wp:inline distL="0" distT="0" distB="0" distR="0">
            <wp:extent cx="3507105" cy="2027555"/>
            <wp:effectExtent l="0" t="0" r="17145" b="10795"/>
            <wp:docPr id="1028" name="图片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/>
                    <pic:cNvPicPr/>
                  </pic:nvPicPr>
                  <pic:blipFill>
                    <a:blip r:embed="rId4" cstate="print"/>
                    <a:srcRect l="1826" t="1181" r="28759" b="20956"/>
                    <a:stretch/>
                  </pic:blipFill>
                  <pic:spPr>
                    <a:xfrm rot="0">
                      <a:off x="0" y="0"/>
                      <a:ext cx="3507105" cy="20275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5A69C1">
      <w:pPr>
        <w:pStyle w:val="style0"/>
        <w:spacing w:after="21"/>
        <w:ind w:left="504"/>
        <w:rPr/>
      </w:pPr>
      <w:r>
        <w:rPr>
          <w:rFonts w:hint="eastAsia"/>
        </w:rPr>
        <w:t>2、在服务中点击server，在server-&gt;常规</w:t>
      </w:r>
      <w:r>
        <w:t>-&gt;</w:t>
      </w:r>
      <w:r>
        <w:rPr>
          <w:rFonts w:hint="eastAsia"/>
        </w:rPr>
        <w:t>启动类型改成手动</w:t>
      </w:r>
    </w:p>
    <w:p w14:paraId="7BC457B7">
      <w:pPr>
        <w:pStyle w:val="style0"/>
        <w:spacing w:after="21"/>
        <w:ind w:left="504"/>
        <w:rPr/>
      </w:pPr>
    </w:p>
    <w:p w14:paraId="35293657">
      <w:pPr>
        <w:pStyle w:val="style0"/>
        <w:spacing w:after="21"/>
        <w:ind w:left="504"/>
        <w:rPr>
          <w:rFonts w:hint="eastAsia"/>
        </w:rPr>
      </w:pPr>
      <w:r>
        <w:rPr/>
        <w:drawing>
          <wp:inline distL="0" distT="0" distB="0" distR="0">
            <wp:extent cx="3892550" cy="3246755"/>
            <wp:effectExtent l="0" t="0" r="0" b="0"/>
            <wp:docPr id="1029" name="图片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/>
                  </pic:nvPicPr>
                  <pic:blipFill>
                    <a:blip r:embed="rId5" cstate="print"/>
                    <a:srcRect l="13625" t="9971" r="41646" b="23707"/>
                    <a:stretch/>
                  </pic:blipFill>
                  <pic:spPr>
                    <a:xfrm rot="0">
                      <a:off x="0" y="0"/>
                      <a:ext cx="3892550" cy="32467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FBFF">
      <w:pPr>
        <w:pStyle w:val="style0"/>
        <w:spacing w:after="21"/>
        <w:ind w:left="504"/>
        <w:rPr/>
      </w:pPr>
    </w:p>
    <w:p w14:paraId="56324BE0">
      <w:pPr>
        <w:pStyle w:val="style0"/>
        <w:ind w:left="504"/>
        <w:rPr/>
      </w:pPr>
      <w:r>
        <w:t>3</w:t>
      </w:r>
      <w:r>
        <w:rPr>
          <w:rFonts w:hint="eastAsia"/>
        </w:rPr>
        <w:t>、</w:t>
      </w:r>
      <w:r>
        <w:t>设置局域网内文件共享。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6295B1DB">
      <w:pPr>
        <w:pStyle w:val="style0"/>
        <w:ind w:left="504"/>
        <w:rPr/>
      </w:pPr>
      <w:r>
        <w:rPr>
          <w:rFonts w:hint="eastAsia"/>
        </w:rPr>
        <w:t>创建一个文件夹，命名为</w:t>
      </w:r>
      <w:r>
        <w:t>PC</w:t>
      </w:r>
      <w:r>
        <w:rPr>
          <w:rFonts w:hint="eastAsia"/>
        </w:rPr>
        <w:t>a-完全</w:t>
      </w:r>
      <w:ins w:id="22" w:author="秦禛涵" w:date="2025-03-08T14:25:00Z">
        <w:r w:rsidR="87FE1D5E">
          <w:rPr>
            <w:rFonts w:hint="eastAsia"/>
          </w:rPr>
          <w:t>，</w:t>
        </w:r>
      </w:ins>
      <w:ins w:id="23" w:author="秦禛涵" w:date="2025-03-08T14:25:00Z">
        <w:r w:rsidR="C34A2CD2">
          <w:rPr>
            <w:rFonts w:hint="eastAsia"/>
          </w:rPr>
          <w:t>PCa仅为PC代号，可任意更改</w:t>
        </w:r>
      </w:ins>
      <w:r>
        <w:rPr>
          <w:rFonts w:hint="eastAsia"/>
        </w:rPr>
        <w:t>，右键属性，选择共享，点击网络与共享中心</w:t>
      </w:r>
    </w:p>
    <w:p w14:paraId="23D50477">
      <w:pPr>
        <w:pStyle w:val="style0"/>
        <w:spacing w:after="21"/>
        <w:ind w:left="504"/>
        <w:rPr/>
      </w:pPr>
      <w:r>
        <w:rPr/>
        <w:drawing>
          <wp:inline distL="0" distT="0" distB="0" distR="0">
            <wp:extent cx="2188210" cy="2825115"/>
            <wp:effectExtent l="0" t="0" r="2540" b="0"/>
            <wp:docPr id="1030" name="图片 12" descr="PC07-完全 属性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88210" cy="28251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 w14:paraId="05A39BB0">
      <w:pPr>
        <w:pStyle w:val="style0"/>
        <w:spacing w:after="21"/>
        <w:ind w:left="504"/>
        <w:rPr/>
      </w:pPr>
    </w:p>
    <w:p w14:paraId="26796DD1">
      <w:pPr>
        <w:pStyle w:val="style0"/>
        <w:spacing w:after="21"/>
        <w:ind w:left="504"/>
        <w:rPr/>
      </w:pPr>
      <w:r>
        <w:rPr>
          <w:rFonts w:hint="eastAsia"/>
        </w:rPr>
        <w:t>在当前配置文件中选择启用网络发现与启用文件和打印机共享</w:t>
      </w:r>
    </w:p>
    <w:p w14:paraId="600E44BB">
      <w:pPr>
        <w:pStyle w:val="style0"/>
        <w:spacing w:after="21"/>
        <w:ind w:left="504"/>
        <w:rPr>
          <w:rFonts w:hint="eastAsia"/>
        </w:rPr>
      </w:pPr>
    </w:p>
    <w:p w14:paraId="1B76B5B5">
      <w:pPr>
        <w:pStyle w:val="style0"/>
        <w:spacing w:after="21"/>
        <w:ind w:left="504"/>
        <w:rPr/>
      </w:pPr>
      <w:r>
        <w:rPr/>
        <w:drawing>
          <wp:inline distL="0" distT="0" distB="0" distR="0">
            <wp:extent cx="5676265" cy="2271395"/>
            <wp:effectExtent l="0" t="0" r="635" b="0"/>
            <wp:docPr id="1031" name="图片 6" descr="高级共享设置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/>
                  </pic:nvPicPr>
                  <pic:blipFill>
                    <a:blip r:embed="rId7" cstate="print"/>
                    <a:srcRect l="506" t="29782" r="8844" b="21841"/>
                    <a:stretch/>
                  </pic:blipFill>
                  <pic:spPr>
                    <a:xfrm rot="0">
                      <a:off x="0" y="0"/>
                      <a:ext cx="5676265" cy="22713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3310">
      <w:pPr>
        <w:pStyle w:val="style0"/>
        <w:spacing w:after="21"/>
        <w:ind w:left="504"/>
        <w:rPr/>
      </w:pPr>
    </w:p>
    <w:p w14:paraId="2F023D9B">
      <w:pPr>
        <w:pStyle w:val="style0"/>
        <w:spacing w:after="21"/>
        <w:ind w:left="504"/>
        <w:rPr>
          <w:rFonts w:hint="eastAsia"/>
        </w:rPr>
      </w:pPr>
    </w:p>
    <w:p w14:paraId="34259EDF">
      <w:pPr>
        <w:pStyle w:val="style0"/>
        <w:spacing w:after="21"/>
        <w:ind w:left="504"/>
        <w:rPr/>
      </w:pPr>
      <w:r>
        <w:rPr>
          <w:rFonts w:hint="eastAsia"/>
        </w:rPr>
        <w:t>在</w:t>
      </w:r>
      <w:r>
        <w:rPr>
          <w:rFonts w:hint="eastAsia"/>
          <w:b/>
          <w:bCs/>
          <w:u w:val="single"/>
        </w:rPr>
        <w:t>所有网络</w:t>
      </w:r>
      <w:r>
        <w:rPr>
          <w:rFonts w:hint="eastAsia"/>
        </w:rPr>
        <w:t>中，选择无密码保护。</w:t>
      </w:r>
    </w:p>
    <w:p w14:paraId="3AF0AE51">
      <w:pPr>
        <w:pStyle w:val="style0"/>
        <w:spacing w:after="21"/>
        <w:ind w:left="504"/>
        <w:rPr/>
      </w:pPr>
      <w:r>
        <w:rPr/>
        <w:drawing>
          <wp:inline distL="0" distT="0" distB="0" distR="0">
            <wp:extent cx="5685790" cy="1647825"/>
            <wp:effectExtent l="0" t="0" r="0" b="9525"/>
            <wp:docPr id="1032" name="图片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85790" cy="16478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ucida Sans" w:cs="Lucida Sans" w:eastAsia="Lucida Sans" w:hAnsi="Lucida Sans"/>
        </w:rPr>
        <w:t xml:space="preserve"> </w:t>
      </w:r>
      <w:r>
        <w:t xml:space="preserve"> </w:t>
      </w:r>
    </w:p>
    <w:p w14:paraId="224C9ABE">
      <w:pPr>
        <w:pStyle w:val="style0"/>
        <w:spacing w:after="21"/>
        <w:ind w:left="504"/>
        <w:rPr/>
      </w:pPr>
      <w:r>
        <w:t xml:space="preserve">  </w:t>
      </w:r>
    </w:p>
    <w:p w14:paraId="1DFEA417">
      <w:pPr>
        <w:pStyle w:val="style0"/>
        <w:spacing w:after="21"/>
        <w:ind w:left="504"/>
        <w:rPr/>
      </w:pPr>
    </w:p>
    <w:p w14:paraId="6FD93AAB">
      <w:pPr>
        <w:pStyle w:val="style0"/>
        <w:ind w:left="0" w:firstLine="0"/>
        <w:rPr/>
      </w:pPr>
      <w:r>
        <w:t xml:space="preserve">   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7BACB58B">
      <w:pPr>
        <w:pStyle w:val="style0"/>
        <w:spacing w:after="0" w:lineRule="auto" w:line="425"/>
        <w:ind w:left="504"/>
        <w:rPr/>
      </w:pPr>
      <w:r>
        <w:t xml:space="preserve">随后，在 </w:t>
      </w:r>
      <w:r>
        <w:rPr>
          <w:rFonts w:ascii="Lucida Sans" w:cs="Lucida Sans" w:eastAsia="Lucida Sans" w:hAnsi="Lucida Sans"/>
        </w:rPr>
        <w:t xml:space="preserve">PCa </w:t>
      </w:r>
      <w:r>
        <w:t xml:space="preserve">的 </w:t>
      </w:r>
      <w:r>
        <w:rPr>
          <w:rFonts w:ascii="Lucida Sans" w:cs="Lucida Sans" w:eastAsia="Lucida Sans" w:hAnsi="Lucida Sans"/>
        </w:rPr>
        <w:t xml:space="preserve">D </w:t>
      </w:r>
      <w:r>
        <w:t>盘下新建文件夹，命名为“</w:t>
      </w:r>
      <w:r>
        <w:rPr>
          <w:rFonts w:ascii="Lucida Sans" w:cs="Lucida Sans" w:eastAsia="Lucida Sans" w:hAnsi="Lucida Sans"/>
        </w:rPr>
        <w:t>PC</w:t>
      </w:r>
      <w:r>
        <w:rPr>
          <w:rFonts w:ascii="等线" w:cs="Lucida Sans" w:eastAsia="等线" w:hAnsi="等线" w:hint="eastAsia"/>
        </w:rPr>
        <w:t>a-只读</w:t>
      </w:r>
      <w:r>
        <w:rPr>
          <w:rFonts w:ascii="Lucida Sans" w:cs="Lucida Sans" w:eastAsia="Lucida Sans" w:hAnsi="Lucida Sans"/>
        </w:rPr>
        <w:t xml:space="preserve"> </w:t>
      </w:r>
      <w:r>
        <w:t>”。右键点击文件夹“</w:t>
      </w:r>
      <w:r>
        <w:rPr>
          <w:rFonts w:ascii="Lucida Sans" w:cs="Lucida Sans" w:eastAsia="Lucida Sans" w:hAnsi="Lucida Sans"/>
        </w:rPr>
        <w:t xml:space="preserve">PCa </w:t>
      </w:r>
      <w:r>
        <w:rPr>
          <w:rFonts w:ascii="等线" w:cs="Lucida Sans" w:eastAsia="等线" w:hAnsi="等线" w:hint="eastAsia"/>
        </w:rPr>
        <w:t>-</w:t>
      </w:r>
      <w:r>
        <w:t>完全”，选择</w:t>
      </w:r>
      <w:r>
        <w:rPr>
          <w:rFonts w:hint="eastAsia"/>
        </w:rPr>
        <w:t>属性-共享。点击共享，在下拉框选择e</w:t>
      </w:r>
      <w:r>
        <w:t>veryone,</w:t>
      </w:r>
      <w:ins w:id="24" w:author="王燚" w:date="2025-03-05T17:52:00Z">
        <w:r w:rsidR="B38C38E9">
          <w:rPr>
            <w:rFonts w:hint="eastAsia"/>
          </w:rPr>
          <w:t>然后</w:t>
        </w:r>
      </w:ins>
      <w:ins w:id="25" w:author="王燚" w:date="2025-03-05T17:52:00Z">
        <w:r w:rsidR="4BF3682A">
          <w:rPr>
            <w:rFonts w:hint="eastAsia"/>
          </w:rPr>
          <w:t>点击</w:t>
        </w:r>
      </w:ins>
      <w:ins w:id="26" w:author="王燚" w:date="2025-03-05T17:52:00Z">
        <w:r w:rsidR="955AC695">
          <w:rPr>
            <w:rFonts w:hint="eastAsia"/>
          </w:rPr>
          <w:t>“</w:t>
        </w:r>
      </w:ins>
      <w:ins w:id="27" w:author="王燚" w:date="2025-03-05T17:52:00Z">
        <w:r w:rsidR="B74A4620">
          <w:rPr>
            <w:rFonts w:hint="eastAsia"/>
          </w:rPr>
          <w:t>添加</w:t>
        </w:r>
      </w:ins>
      <w:ins w:id="28" w:author="王燚" w:date="2025-03-05T17:52:00Z">
        <w:r w:rsidR="7C9B55AD">
          <w:rPr>
            <w:rFonts w:hint="eastAsia"/>
          </w:rPr>
          <w:t>”</w:t>
        </w:r>
      </w:ins>
      <w:ins w:id="29" w:author="王燚" w:date="2025-03-05T17:52:00Z">
        <w:r w:rsidR="CC755824">
          <w:rPr>
            <w:rFonts w:hint="eastAsia"/>
          </w:rPr>
          <w:t>，</w:t>
        </w:r>
      </w:ins>
      <w:r>
        <w:rPr>
          <w:rFonts w:hint="eastAsia"/>
        </w:rPr>
        <w:t>将权限级别设置为读取/写入。</w:t>
      </w:r>
    </w:p>
    <w:p w14:paraId="2BBD866A">
      <w:pPr>
        <w:pStyle w:val="style0"/>
        <w:spacing w:after="0" w:lineRule="auto" w:line="425"/>
        <w:ind w:left="504"/>
        <w:jc w:val="both"/>
        <w:rPr/>
      </w:pPr>
      <w:r>
        <w:rPr>
          <w:rFonts w:ascii="Lucida Sans" w:cs="Lucida Sans" w:eastAsia="Lucida Sans" w:hAnsi="Lucida Sans"/>
        </w:rPr>
        <w:drawing>
          <wp:inline distL="0" distT="0" distB="0" distR="0">
            <wp:extent cx="5937250" cy="3503295"/>
            <wp:effectExtent l="0" t="0" r="6350" b="1905"/>
            <wp:docPr id="1033" name="图片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5032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  <w:r>
        <w:br w:type="page"/>
      </w:r>
    </w:p>
    <w:p w14:paraId="20DA6029">
      <w:pPr>
        <w:pStyle w:val="style0"/>
        <w:spacing w:after="3" w:lineRule="auto" w:line="257"/>
        <w:ind w:left="9" w:right="2013" w:hanging="9"/>
        <w:jc w:val="right"/>
        <w:rPr/>
      </w:pPr>
      <w:r>
        <w:t xml:space="preserve">   </w:t>
      </w:r>
    </w:p>
    <w:p w14:paraId="74A7BB97">
      <w:pPr>
        <w:pStyle w:val="style0"/>
        <w:spacing w:after="0" w:lineRule="auto" w:line="259"/>
        <w:ind w:left="0" w:right="2946" w:firstLine="0"/>
        <w:jc w:val="center"/>
        <w:rPr/>
      </w:pP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61D4809F">
      <w:pPr>
        <w:pStyle w:val="style0"/>
        <w:spacing w:after="0" w:lineRule="auto" w:line="420"/>
        <w:rPr/>
      </w:pPr>
      <w:r>
        <w:t>同理可以完成文件夹“</w:t>
      </w:r>
      <w:r>
        <w:rPr>
          <w:rFonts w:ascii="Lucida Sans" w:cs="Lucida Sans" w:eastAsia="Lucida Sans" w:hAnsi="Lucida Sans"/>
        </w:rPr>
        <w:t>PC</w:t>
      </w:r>
      <w:r>
        <w:rPr>
          <w:rFonts w:ascii="等线" w:cs="Lucida Sans" w:eastAsia="等线" w:hAnsi="等线" w:hint="eastAsia"/>
        </w:rPr>
        <w:t>-</w:t>
      </w:r>
      <w:r>
        <w:t>只读”的设置。需要注意的是，在设置权限时，应当将权限设置为</w:t>
      </w:r>
      <w:ins w:id="30" w:author="张何子争" w:date="2025-03-05T18:27:00Z">
        <w:r w:rsidR="D92F5FF1">
          <w:rPr>
            <w:rFonts w:hint="eastAsia"/>
          </w:rPr>
          <w:t>“</w:t>
        </w:r>
      </w:ins>
      <w:ins w:id="31" w:author="张何子争" w:date="2025-03-05T18:27:00Z">
        <w:r w:rsidR="EE43968D">
          <w:rPr/>
          <w:t>读取</w:t>
        </w:r>
      </w:ins>
      <w:ins w:id="32" w:author="张何子争" w:date="2025-03-05T18:27:00Z">
        <w:r w:rsidR="F48F6D13">
          <w:rPr>
            <w:rFonts w:hint="eastAsia"/>
          </w:rPr>
          <w:t>”</w:t>
        </w:r>
      </w:ins>
      <w:r>
        <w:rPr>
          <w:rFonts w:hint="eastAsia"/>
        </w:rPr>
        <w:t>，</w:t>
      </w:r>
      <w:r>
        <w:t>如图所示</w:t>
      </w:r>
      <w:r>
        <w:rPr>
          <w:rFonts w:hint="eastAsia"/>
        </w:rPr>
        <w:t>。</w:t>
      </w:r>
    </w:p>
    <w:p w14:paraId="30573BD7">
      <w:pPr>
        <w:pStyle w:val="style0"/>
        <w:spacing w:after="157" w:lineRule="auto" w:line="728"/>
        <w:ind w:left="504" w:right="1578"/>
        <w:rPr/>
      </w:pPr>
      <w:r>
        <w:rPr/>
        <w:drawing>
          <wp:inline distL="0" distT="0" distB="0" distR="0">
            <wp:extent cx="5134610" cy="266700"/>
            <wp:effectExtent l="0" t="0" r="8890" b="0"/>
            <wp:docPr id="1034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3461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 w14:paraId="1D9F660C">
      <w:pPr>
        <w:pStyle w:val="style0"/>
        <w:spacing w:after="157" w:lineRule="auto" w:line="728"/>
        <w:ind w:left="504" w:right="1578"/>
        <w:rPr/>
      </w:pPr>
      <w:r>
        <w:t xml:space="preserve">这样，我们就完成了两台 </w:t>
      </w:r>
      <w:r>
        <w:rPr>
          <w:rFonts w:ascii="Lucida Sans" w:cs="Lucida Sans" w:eastAsia="Lucida Sans" w:hAnsi="Lucida Sans"/>
        </w:rPr>
        <w:t xml:space="preserve">PC </w:t>
      </w:r>
      <w:r>
        <w:t xml:space="preserve">机的设置。 </w:t>
      </w:r>
    </w:p>
    <w:p w14:paraId="071AA405">
      <w:pPr>
        <w:pStyle w:val="style4"/>
        <w:rPr/>
      </w:pPr>
      <w:r>
        <w:rPr>
          <w:rFonts w:hint="eastAsia"/>
        </w:rPr>
        <w:t>2.2</w:t>
      </w:r>
      <w:r>
        <w:t xml:space="preserve">.6. 实验配置与命令    </w:t>
      </w:r>
    </w:p>
    <w:p w14:paraId="2412F623">
      <w:pPr>
        <w:pStyle w:val="style0"/>
        <w:spacing w:after="301"/>
        <w:ind w:left="504"/>
        <w:rPr/>
      </w:pPr>
      <w:r>
        <w:t>无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0679578A">
      <w:pPr>
        <w:pStyle w:val="style4"/>
        <w:rPr/>
      </w:pPr>
      <w:r>
        <w:rPr>
          <w:rFonts w:hint="eastAsia"/>
        </w:rPr>
        <w:t>2.2</w:t>
      </w:r>
      <w:r>
        <w:t xml:space="preserve">.7. 实验结果分析与总结    </w:t>
      </w:r>
    </w:p>
    <w:p w14:paraId="781FECCC">
      <w:pPr>
        <w:pStyle w:val="style0"/>
        <w:ind w:left="504"/>
        <w:rPr/>
      </w:pPr>
      <w:r>
        <w:t xml:space="preserve">在 </w:t>
      </w:r>
      <w:r>
        <w:rPr>
          <w:rFonts w:ascii="Lucida Sans" w:cs="Lucida Sans" w:eastAsia="Lucida Sans" w:hAnsi="Lucida Sans"/>
        </w:rPr>
        <w:t xml:space="preserve">PCa </w:t>
      </w:r>
      <w:r>
        <w:t>中分别打开文件夹“</w:t>
      </w:r>
      <w:r>
        <w:rPr>
          <w:rFonts w:ascii="Lucida Sans" w:cs="Lucida Sans" w:eastAsia="Lucida Sans" w:hAnsi="Lucida Sans"/>
        </w:rPr>
        <w:t xml:space="preserve">PCa </w:t>
      </w:r>
      <w:r>
        <w:t>完全”和“</w:t>
      </w:r>
      <w:r>
        <w:rPr>
          <w:rFonts w:ascii="Lucida Sans" w:cs="Lucida Sans" w:eastAsia="Lucida Sans" w:hAnsi="Lucida Sans"/>
        </w:rPr>
        <w:t xml:space="preserve">PCa </w:t>
      </w:r>
      <w:r>
        <w:t xml:space="preserve">只读”，在两个文件夹中分别新建一个文本文档。在 </w:t>
      </w:r>
      <w:r>
        <w:rPr>
          <w:rFonts w:ascii="Lucida Sans" w:cs="Lucida Sans" w:eastAsia="Lucida Sans" w:hAnsi="Lucida Sans"/>
        </w:rPr>
        <w:t xml:space="preserve">PCb </w:t>
      </w:r>
      <w:r>
        <w:t>中打开我的电脑，在地址栏中输入“</w:t>
      </w:r>
      <w:r>
        <w:rPr>
          <w:rFonts w:ascii="Lucida Sans" w:cs="Lucida Sans" w:eastAsia="Lucida Sans" w:hAnsi="Lucida Sans"/>
        </w:rPr>
        <w:t xml:space="preserve">\\ PCa </w:t>
      </w:r>
      <w:r>
        <w:t xml:space="preserve">的 </w:t>
      </w:r>
      <w:r>
        <w:rPr>
          <w:rFonts w:ascii="Lucida Sans" w:cs="Lucida Sans" w:eastAsia="Lucida Sans" w:hAnsi="Lucida Sans"/>
        </w:rPr>
        <w:t xml:space="preserve">IP </w:t>
      </w:r>
      <w:r>
        <w:t xml:space="preserve">地址”，如图所示。 </w:t>
      </w:r>
    </w:p>
    <w:p w14:paraId="2E2AAC45">
      <w:pPr>
        <w:pStyle w:val="style0"/>
        <w:spacing w:lineRule="auto" w:line="380"/>
        <w:ind w:left="504"/>
        <w:rPr>
          <w:ins w:id="33" w:author="张何子争" w:date="2025-03-05T18:31:00Z"/>
        </w:rPr>
      </w:pPr>
      <w:r>
        <w:rPr/>
        <w:drawing>
          <wp:inline distL="0" distT="0" distB="0" distR="0">
            <wp:extent cx="6263005" cy="485775"/>
            <wp:effectExtent l="0" t="0" r="4445" b="9525"/>
            <wp:docPr id="1035" name="图片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63005" cy="4857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 w14:paraId="0D0E806A">
      <w:pPr>
        <w:pStyle w:val="style0"/>
        <w:spacing w:lineRule="auto" w:line="380"/>
        <w:ind w:left="504"/>
        <w:rPr>
          <w:ins w:id="34" w:author="张何子争" w:date="2025-03-05T18:31:00Z"/>
        </w:rPr>
      </w:pPr>
    </w:p>
    <w:p w14:paraId="7BCC39A1">
      <w:pPr>
        <w:pStyle w:val="style0"/>
        <w:spacing w:lineRule="auto" w:line="380"/>
        <w:ind w:left="504"/>
        <w:rPr/>
      </w:pPr>
      <w:r>
        <w:t xml:space="preserve">双击 </w:t>
      </w:r>
      <w:r>
        <w:rPr>
          <w:rFonts w:ascii="Lucida Sans" w:cs="Lucida Sans" w:eastAsia="Lucida Sans" w:hAnsi="Lucida Sans"/>
        </w:rPr>
        <w:t xml:space="preserve">PCa </w:t>
      </w:r>
      <w:r>
        <w:t>所示计算机图标，分别进入“</w:t>
      </w:r>
      <w:r>
        <w:rPr>
          <w:rFonts w:ascii="Lucida Sans" w:cs="Lucida Sans" w:eastAsia="Lucida Sans" w:hAnsi="Lucida Sans"/>
        </w:rPr>
        <w:t xml:space="preserve">PCa </w:t>
      </w:r>
      <w:r>
        <w:t>完全”和“</w:t>
      </w:r>
      <w:r>
        <w:rPr>
          <w:rFonts w:ascii="Lucida Sans" w:cs="Lucida Sans" w:eastAsia="Lucida Sans" w:hAnsi="Lucida Sans"/>
        </w:rPr>
        <w:t xml:space="preserve">PCa </w:t>
      </w:r>
      <w:r>
        <w:t>只读”文件夹</w:t>
      </w:r>
      <w:ins w:id="35" w:author="张何子争" w:date="2025-03-05T18:33:00Z">
        <w:r w:rsidR="3C17A562">
          <w:rPr>
            <w:rFonts w:hint="eastAsia"/>
          </w:rPr>
          <w:t>，</w:t>
        </w:r>
      </w:ins>
      <w:ins w:id="36" w:author="张何子争" w:date="2025-03-05T18:32:00Z">
        <w:r w:rsidR="2FD57C5C">
          <w:rPr>
            <w:rFonts w:hint="eastAsia"/>
          </w:rPr>
          <w:t>分别</w:t>
        </w:r>
      </w:ins>
      <w:ins w:id="37" w:author="张何子争" w:date="2025-03-05T18:32:00Z">
        <w:r w:rsidR="CE544A42">
          <w:rPr>
            <w:rFonts w:hint="eastAsia"/>
          </w:rPr>
          <w:t>验证</w:t>
        </w:r>
      </w:ins>
      <w:ins w:id="38" w:author="张何子争" w:date="2025-03-05T18:34:00Z">
        <w:r w:rsidR="6FAFFF3B">
          <w:rPr>
            <w:rFonts w:hint="eastAsia"/>
          </w:rPr>
          <w:t>完全</w:t>
        </w:r>
      </w:ins>
      <w:ins w:id="39" w:author="张何子争" w:date="2025-03-05T18:32:00Z">
        <w:r w:rsidR="CA30D7E2">
          <w:rPr>
            <w:rFonts w:hint="eastAsia"/>
          </w:rPr>
          <w:t>和</w:t>
        </w:r>
      </w:ins>
      <w:ins w:id="40" w:author="张何子争" w:date="2025-03-05T18:34:00Z">
        <w:r w:rsidR="499CA6B1">
          <w:rPr>
            <w:rFonts w:hint="eastAsia"/>
          </w:rPr>
          <w:t>只读</w:t>
        </w:r>
      </w:ins>
      <w:ins w:id="41" w:author="张何子争" w:date="2025-03-05T18:33:00Z">
        <w:r w:rsidR="824DCCC0">
          <w:rPr>
            <w:rFonts w:hint="eastAsia"/>
          </w:rPr>
          <w:t>权限</w:t>
        </w:r>
      </w:ins>
      <w:ins w:id="42" w:author="张何子争" w:date="2025-03-05T18:33:00Z">
        <w:r w:rsidR="88C87B76">
          <w:rPr>
            <w:rFonts w:hint="eastAsia"/>
          </w:rPr>
          <w:t>。</w:t>
        </w:r>
      </w:ins>
      <w:ins w:id="43" w:author="张何子争" w:date="2025-03-05T18:33:00Z">
        <w:r w:rsidR="638BECD2">
          <w:rPr>
            <w:rFonts w:hint="eastAsia"/>
          </w:rPr>
          <w:t>能</w:t>
        </w:r>
      </w:ins>
      <w:ins w:id="44" w:author="张何子争" w:date="2025-03-05T18:35:00Z">
        <w:r w:rsidR="9E886457">
          <w:rPr>
            <w:rFonts w:hint="eastAsia"/>
          </w:rPr>
          <w:t>远程</w:t>
        </w:r>
      </w:ins>
      <w:ins w:id="45" w:author="张何子争" w:date="2025-03-05T18:34:00Z">
        <w:r w:rsidR="E498A7D7">
          <w:rPr>
            <w:rFonts w:hint="eastAsia"/>
          </w:rPr>
          <w:t>读取</w:t>
        </w:r>
      </w:ins>
      <w:ins w:id="46" w:author="张何子争" w:date="2025-03-05T18:34:00Z">
        <w:r w:rsidR="4333BFDE">
          <w:rPr>
            <w:rFonts w:hint="eastAsia"/>
          </w:rPr>
          <w:t>并</w:t>
        </w:r>
      </w:ins>
      <w:ins w:id="47" w:author="张何子争" w:date="2025-03-05T18:35:00Z">
        <w:r w:rsidR="9CDF2C3B">
          <w:rPr>
            <w:rFonts w:hint="eastAsia"/>
          </w:rPr>
          <w:t>远程</w:t>
        </w:r>
      </w:ins>
      <w:ins w:id="48" w:author="张何子争" w:date="2025-03-05T18:34:00Z">
        <w:r w:rsidR="1AF9F120">
          <w:rPr>
            <w:rFonts w:hint="eastAsia"/>
          </w:rPr>
          <w:t>修改</w:t>
        </w:r>
      </w:ins>
      <w:ins w:id="49" w:author="张何子争" w:date="2025-03-05T18:34:00Z">
        <w:r w:rsidR="BFE23EC7">
          <w:rPr>
            <w:rFonts w:hint="eastAsia"/>
          </w:rPr>
          <w:t>文件</w:t>
        </w:r>
      </w:ins>
      <w:ins w:id="50" w:author="张何子争" w:date="2025-03-05T18:34:00Z">
        <w:r w:rsidR="FC0518B5">
          <w:rPr>
            <w:rFonts w:hint="eastAsia"/>
          </w:rPr>
          <w:t>表示</w:t>
        </w:r>
      </w:ins>
      <w:ins w:id="51" w:author="张何子争" w:date="2025-03-05T18:34:00Z">
        <w:r w:rsidR="5B9E4F6E">
          <w:rPr>
            <w:rFonts w:hint="eastAsia"/>
          </w:rPr>
          <w:t>“</w:t>
        </w:r>
      </w:ins>
      <w:ins w:id="52" w:author="刘保莉" w:date="2025-03-09T10:20:00Z">
        <w:r w:rsidR="95DDAE24">
          <w:rPr>
            <w:rFonts w:hint="eastAsia"/>
            <w:lang w:val="en-US" w:eastAsia="zh-CN"/>
          </w:rPr>
          <w:t>读取</w:t>
        </w:r>
      </w:ins>
      <w:ins w:id="53" w:author="刘保莉" w:date="2025-03-09T10:20:00Z">
        <w:r w:rsidR="AB103DF4">
          <w:rPr>
            <w:rFonts w:hint="eastAsia"/>
            <w:lang w:val="en-US" w:eastAsia="zh-CN"/>
          </w:rPr>
          <w:t>/</w:t>
        </w:r>
      </w:ins>
      <w:ins w:id="54" w:author="刘保莉" w:date="2025-03-09T10:20:00Z">
        <w:r w:rsidR="F50EBB53">
          <w:rPr>
            <w:rFonts w:hint="eastAsia"/>
            <w:lang w:val="en-US" w:eastAsia="zh-CN"/>
          </w:rPr>
          <w:t>写入</w:t>
        </w:r>
      </w:ins>
      <w:ins w:id="55" w:author="张何子争" w:date="2025-03-05T18:34:00Z">
        <w:r w:rsidR="FD066549">
          <w:rPr>
            <w:rFonts w:hint="eastAsia"/>
          </w:rPr>
          <w:t>”</w:t>
        </w:r>
      </w:ins>
      <w:ins w:id="56" w:author="张何子争" w:date="2025-03-05T18:34:00Z">
        <w:r w:rsidR="86806AB1">
          <w:rPr>
            <w:rFonts w:hint="eastAsia"/>
          </w:rPr>
          <w:t>权限</w:t>
        </w:r>
      </w:ins>
      <w:ins w:id="57" w:author="张何子争" w:date="2025-03-05T18:34:00Z">
        <w:r w:rsidR="ED8BE2C6">
          <w:rPr>
            <w:rFonts w:hint="eastAsia"/>
          </w:rPr>
          <w:t>设置</w:t>
        </w:r>
      </w:ins>
      <w:ins w:id="58" w:author="张何子争" w:date="2025-03-05T18:34:00Z">
        <w:r w:rsidR="29B63A39">
          <w:rPr>
            <w:rFonts w:hint="eastAsia"/>
          </w:rPr>
          <w:t>成功</w:t>
        </w:r>
      </w:ins>
      <w:ins w:id="59" w:author="张何子争" w:date="2025-03-05T18:34:00Z">
        <w:r w:rsidR="2F4D36B7">
          <w:rPr>
            <w:rFonts w:hint="eastAsia"/>
          </w:rPr>
          <w:t>，</w:t>
        </w:r>
      </w:ins>
      <w:ins w:id="60" w:author="张何子争" w:date="2025-03-05T18:34:00Z">
        <w:r w:rsidR="33BBC87F">
          <w:rPr>
            <w:rFonts w:hint="eastAsia"/>
          </w:rPr>
          <w:t>能</w:t>
        </w:r>
      </w:ins>
      <w:ins w:id="61" w:author="张何子争" w:date="2025-03-05T18:35:00Z">
        <w:r w:rsidR="EF1F5DD0">
          <w:rPr>
            <w:rFonts w:hint="eastAsia"/>
          </w:rPr>
          <w:t>远程</w:t>
        </w:r>
      </w:ins>
      <w:ins w:id="62" w:author="张何子争" w:date="2025-03-05T18:34:00Z">
        <w:r w:rsidR="8793A665">
          <w:rPr>
            <w:rFonts w:hint="eastAsia"/>
          </w:rPr>
          <w:t>读取</w:t>
        </w:r>
      </w:ins>
      <w:ins w:id="63" w:author="张何子争" w:date="2025-03-05T18:35:00Z">
        <w:r w:rsidR="96C3EF7C">
          <w:rPr>
            <w:rFonts w:hint="eastAsia"/>
          </w:rPr>
          <w:t>文件</w:t>
        </w:r>
      </w:ins>
      <w:ins w:id="64" w:author="张何子争" w:date="2025-03-05T18:35:00Z">
        <w:r w:rsidR="B4082F28">
          <w:rPr>
            <w:rFonts w:hint="eastAsia"/>
          </w:rPr>
          <w:t>但</w:t>
        </w:r>
      </w:ins>
      <w:ins w:id="65" w:author="张何子争" w:date="2025-03-05T18:35:00Z">
        <w:r w:rsidR="6744B334">
          <w:rPr>
            <w:rFonts w:hint="eastAsia"/>
          </w:rPr>
          <w:t>无法</w:t>
        </w:r>
      </w:ins>
      <w:ins w:id="66" w:author="张何子争" w:date="2025-03-05T18:35:00Z">
        <w:r w:rsidR="84D0F1E7">
          <w:rPr>
            <w:rFonts w:hint="eastAsia"/>
          </w:rPr>
          <w:t>远程</w:t>
        </w:r>
      </w:ins>
      <w:ins w:id="67" w:author="张何子争" w:date="2025-03-05T18:35:00Z">
        <w:r w:rsidR="BF750F32">
          <w:rPr>
            <w:rFonts w:hint="eastAsia"/>
          </w:rPr>
          <w:t>修改</w:t>
        </w:r>
      </w:ins>
      <w:ins w:id="68" w:author="张何子争" w:date="2025-03-05T18:35:00Z">
        <w:r w:rsidR="5BF602D6">
          <w:rPr>
            <w:rFonts w:hint="eastAsia"/>
          </w:rPr>
          <w:t>表示</w:t>
        </w:r>
      </w:ins>
      <w:ins w:id="69" w:author="张何子争" w:date="2025-03-05T18:35:00Z">
        <w:r w:rsidR="D3D7BD44">
          <w:rPr>
            <w:rFonts w:hint="eastAsia"/>
          </w:rPr>
          <w:t>“</w:t>
        </w:r>
      </w:ins>
      <w:ins w:id="70" w:author="张何子争" w:date="2025-03-05T18:35:00Z">
        <w:r w:rsidR="3F8467B3">
          <w:rPr>
            <w:rFonts w:hint="eastAsia"/>
          </w:rPr>
          <w:t>只读</w:t>
        </w:r>
      </w:ins>
      <w:ins w:id="71" w:author="张何子争" w:date="2025-03-05T18:35:00Z">
        <w:r w:rsidR="0DC1E68E">
          <w:rPr>
            <w:rFonts w:hint="eastAsia"/>
          </w:rPr>
          <w:t>”</w:t>
        </w:r>
      </w:ins>
      <w:ins w:id="72" w:author="张何子争" w:date="2025-03-05T18:35:00Z">
        <w:r w:rsidR="2277123D">
          <w:rPr>
            <w:rFonts w:hint="eastAsia"/>
          </w:rPr>
          <w:t>权限</w:t>
        </w:r>
      </w:ins>
      <w:ins w:id="73" w:author="张何子争" w:date="2025-03-05T18:35:00Z">
        <w:r w:rsidR="1A13356D">
          <w:rPr>
            <w:rFonts w:hint="eastAsia"/>
          </w:rPr>
          <w:t>设置</w:t>
        </w:r>
      </w:ins>
      <w:ins w:id="74" w:author="张何子争" w:date="2025-03-05T18:35:00Z">
        <w:r w:rsidR="499A4CB9">
          <w:rPr>
            <w:rFonts w:hint="eastAsia"/>
          </w:rPr>
          <w:t>成功</w:t>
        </w:r>
      </w:ins>
      <w:ins w:id="75" w:author="张何子争" w:date="2025-03-05T18:35:00Z">
        <w:r w:rsidR="4E0424E7">
          <w:rPr>
            <w:rFonts w:hint="eastAsia"/>
          </w:rPr>
          <w:t>。</w:t>
        </w:r>
      </w:ins>
    </w:p>
    <w:p w14:paraId="64CBC880">
      <w:pPr>
        <w:pStyle w:val="style3"/>
        <w:rPr/>
      </w:pPr>
      <w:r>
        <w:rPr>
          <w:rFonts w:hint="eastAsia"/>
        </w:rPr>
        <w:t>2.3</w:t>
      </w:r>
      <w:r>
        <w:t xml:space="preserve"> 实验 2-3 对等网络与资源共享    </w:t>
      </w:r>
    </w:p>
    <w:p w14:paraId="78D7CFCE">
      <w:pPr>
        <w:pStyle w:val="style4"/>
        <w:rPr/>
      </w:pPr>
      <w:r>
        <w:rPr>
          <w:rFonts w:hint="eastAsia"/>
        </w:rPr>
        <w:t>2.3</w:t>
      </w:r>
      <w:r>
        <w:t xml:space="preserve">.1. 实验内容    </w:t>
      </w:r>
    </w:p>
    <w:p w14:paraId="0A4C14F7">
      <w:pPr>
        <w:pStyle w:val="style0"/>
        <w:spacing w:after="299" w:lineRule="auto" w:line="427"/>
        <w:ind w:left="504"/>
        <w:rPr/>
      </w:pPr>
      <w:r>
        <w:t xml:space="preserve">多台 </w:t>
      </w:r>
      <w:r>
        <w:rPr>
          <w:rFonts w:ascii="Lucida Sans" w:cs="Lucida Sans" w:eastAsia="Lucida Sans" w:hAnsi="Lucida Sans"/>
        </w:rPr>
        <w:t xml:space="preserve">PC </w:t>
      </w:r>
      <w:r>
        <w:t>通过集线器（</w:t>
      </w:r>
      <w:r>
        <w:rPr>
          <w:rFonts w:ascii="Lucida Sans" w:cs="Lucida Sans" w:eastAsia="Lucida Sans" w:hAnsi="Lucida Sans"/>
        </w:rPr>
        <w:t>Hub</w:t>
      </w:r>
      <w:r>
        <w:t>）或交换机（</w:t>
      </w:r>
      <w:r>
        <w:rPr>
          <w:rFonts w:ascii="Lucida Sans" w:cs="Lucida Sans" w:eastAsia="Lucida Sans" w:hAnsi="Lucida Sans"/>
        </w:rPr>
        <w:t>Switch</w:t>
      </w:r>
      <w:r>
        <w:t xml:space="preserve">）连接，并设置账号和权限，实现文件、打印机和 </w:t>
      </w:r>
      <w:r>
        <w:rPr>
          <w:rFonts w:ascii="Lucida Sans" w:cs="Lucida Sans" w:eastAsia="Lucida Sans" w:hAnsi="Lucida Sans"/>
        </w:rPr>
        <w:t xml:space="preserve">Internet </w:t>
      </w:r>
      <w:r>
        <w:t>接入等资源的共享。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23CCF66A">
      <w:pPr>
        <w:pStyle w:val="style4"/>
        <w:rPr/>
      </w:pPr>
      <w:r>
        <w:rPr>
          <w:rFonts w:hint="eastAsia"/>
        </w:rPr>
        <w:t>2.3</w:t>
      </w:r>
      <w:r>
        <w:t xml:space="preserve">.2. 实验目的    </w:t>
      </w:r>
    </w:p>
    <w:p w14:paraId="0915FA35">
      <w:pPr>
        <w:pStyle w:val="style0"/>
        <w:ind w:left="504"/>
        <w:rPr/>
      </w:pPr>
      <w:r>
        <w:t xml:space="preserve">掌握通过交换机连接多台 </w:t>
      </w:r>
      <w:r>
        <w:rPr>
          <w:rFonts w:ascii="Lucida Sans" w:cs="Lucida Sans" w:eastAsia="Lucida Sans" w:hAnsi="Lucida Sans"/>
        </w:rPr>
        <w:t xml:space="preserve">PC </w:t>
      </w:r>
      <w:r>
        <w:t xml:space="preserve">的方法；学会在多台连接在交换机上的  </w:t>
      </w:r>
    </w:p>
    <w:p w14:paraId="2B2C717C">
      <w:pPr>
        <w:pStyle w:val="style0"/>
        <w:spacing w:after="715"/>
        <w:ind w:left="504"/>
        <w:rPr/>
      </w:pPr>
      <w:r>
        <w:rPr>
          <w:rFonts w:ascii="Lucida Sans" w:cs="Lucida Sans" w:eastAsia="Lucida Sans" w:hAnsi="Lucida Sans"/>
        </w:rPr>
        <w:t xml:space="preserve">PC </w:t>
      </w:r>
      <w:r>
        <w:t xml:space="preserve">进行设置，使多台 </w:t>
      </w:r>
      <w:r>
        <w:rPr>
          <w:rFonts w:ascii="Lucida Sans" w:cs="Lucida Sans" w:eastAsia="Lucida Sans" w:hAnsi="Lucida Sans"/>
        </w:rPr>
        <w:t xml:space="preserve">PC </w:t>
      </w:r>
      <w:r>
        <w:t xml:space="preserve">能通过一台 </w:t>
      </w:r>
      <w:r>
        <w:rPr>
          <w:rFonts w:ascii="Lucida Sans" w:cs="Lucida Sans" w:eastAsia="Lucida Sans" w:hAnsi="Lucida Sans"/>
        </w:rPr>
        <w:t xml:space="preserve">PC </w:t>
      </w:r>
      <w:r>
        <w:t xml:space="preserve">访问互联网。   </w:t>
      </w:r>
    </w:p>
    <w:p w14:paraId="630A7EA8">
      <w:pPr>
        <w:pStyle w:val="style4"/>
        <w:rPr/>
      </w:pPr>
      <w:r>
        <w:rPr>
          <w:rFonts w:hint="eastAsia"/>
        </w:rPr>
        <w:t>2.3</w:t>
      </w:r>
      <w:r>
        <w:t xml:space="preserve">.3. 实验拓扑图    </w:t>
      </w:r>
    </w:p>
    <w:p w14:paraId="24A9E05B">
      <w:pPr>
        <w:pStyle w:val="style0"/>
        <w:spacing w:after="514" w:lineRule="auto" w:line="259"/>
        <w:ind w:left="0" w:right="1116" w:firstLine="0"/>
        <w:jc w:val="right"/>
        <w:rPr/>
      </w:pPr>
      <w:r>
        <w:rPr/>
        <w:drawing>
          <wp:inline distL="0" distT="0" distB="0" distR="0">
            <wp:extent cx="5267325" cy="3949700"/>
            <wp:effectExtent l="0" t="0" r="0" b="0"/>
            <wp:docPr id="1036" name="Picture 8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26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7325" cy="3949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2410B710">
      <w:pPr>
        <w:pStyle w:val="style4"/>
        <w:rPr/>
      </w:pPr>
      <w:r>
        <w:rPr>
          <w:rFonts w:hint="eastAsia"/>
        </w:rPr>
        <w:t>2.3</w:t>
      </w:r>
      <w:r>
        <w:t xml:space="preserve">.4. 实验设备    </w:t>
      </w:r>
    </w:p>
    <w:p w14:paraId="304B968A">
      <w:pPr>
        <w:pStyle w:val="style0"/>
        <w:spacing w:after="714"/>
        <w:ind w:left="504"/>
        <w:rPr/>
      </w:pPr>
      <w:r>
        <w:rPr>
          <w:rFonts w:ascii="Lucida Sans" w:cs="Lucida Sans" w:eastAsia="Lucida Sans" w:hAnsi="Lucida Sans"/>
        </w:rPr>
        <w:t xml:space="preserve">PC </w:t>
      </w:r>
      <w:r>
        <w:t xml:space="preserve">四台，交换机 </w:t>
      </w:r>
      <w:r>
        <w:rPr>
          <w:rFonts w:ascii="Lucida Sans" w:cs="Lucida Sans" w:eastAsia="Lucida Sans" w:hAnsi="Lucida Sans"/>
        </w:rPr>
        <w:t xml:space="preserve">1 </w:t>
      </w:r>
      <w:r>
        <w:t xml:space="preserve">台，网线 </w:t>
      </w:r>
      <w:r>
        <w:rPr>
          <w:rFonts w:ascii="Lucida Sans" w:cs="Lucida Sans" w:eastAsia="Lucida Sans" w:hAnsi="Lucida Sans"/>
        </w:rPr>
        <w:t xml:space="preserve">4 </w:t>
      </w:r>
      <w:r>
        <w:t>根。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5EDAE8AC">
      <w:pPr>
        <w:pStyle w:val="style4"/>
        <w:rPr/>
      </w:pPr>
      <w:r>
        <w:rPr>
          <w:rFonts w:hint="eastAsia"/>
        </w:rPr>
        <w:t>2.3</w:t>
      </w:r>
      <w:r>
        <w:t xml:space="preserve">.5. 实验步骤    </w:t>
      </w:r>
    </w:p>
    <w:p w14:paraId="0F1D05B3">
      <w:pPr>
        <w:pStyle w:val="style0"/>
        <w:ind w:left="53"/>
        <w:rPr/>
      </w:pPr>
      <w:r>
        <w:t>步骤一：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67705720">
      <w:pPr>
        <w:pStyle w:val="style0"/>
        <w:ind w:left="504"/>
        <w:rPr/>
      </w:pPr>
      <w:r>
        <w:t xml:space="preserve">使用网线连接 </w:t>
      </w:r>
      <w:r>
        <w:rPr>
          <w:rFonts w:ascii="Lucida Sans" w:cs="Lucida Sans" w:eastAsia="Lucida Sans" w:hAnsi="Lucida Sans"/>
        </w:rPr>
        <w:t xml:space="preserve">PC </w:t>
      </w:r>
      <w:r>
        <w:t>与交换机。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5BCB622E">
      <w:pPr>
        <w:pStyle w:val="style0"/>
        <w:ind w:left="504"/>
        <w:rPr/>
      </w:pPr>
      <w:r>
        <w:t xml:space="preserve">如实验拓扑图所示，使用网线，将 </w:t>
      </w:r>
      <w:r>
        <w:rPr>
          <w:rFonts w:ascii="Lucida Sans" w:cs="Lucida Sans" w:eastAsia="Lucida Sans" w:hAnsi="Lucida Sans"/>
        </w:rPr>
        <w:t xml:space="preserve">4 </w:t>
      </w:r>
      <w:r>
        <w:t xml:space="preserve">台 </w:t>
      </w:r>
      <w:r>
        <w:rPr>
          <w:rFonts w:ascii="Lucida Sans" w:cs="Lucida Sans" w:eastAsia="Lucida Sans" w:hAnsi="Lucida Sans"/>
        </w:rPr>
        <w:t xml:space="preserve">PC </w:t>
      </w:r>
      <w:r>
        <w:t>的分别与交换机相连。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24826CB5">
      <w:pPr>
        <w:pStyle w:val="style0"/>
        <w:ind w:left="53"/>
        <w:rPr/>
      </w:pPr>
      <w:r>
        <w:t>步骤二：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  <w:ins w:id="76" w:author="秦禛涵" w:date="2025-03-08T14:30:00Z">
        <w:r w:rsidR="DB7C6FCC">
          <w:rPr>
            <w:rFonts w:ascii="Lucida Sans" w:cs="Lucida Sans" w:eastAsia="Lucida Sans" w:hAnsi="Lucida Sans"/>
          </w:rPr>
          <w:t xml:space="preserve"> </w:t>
        </w:r>
      </w:ins>
      <w:ins w:id="77" w:author="秦禛涵" w:date="2025-03-08T14:30:00Z">
        <w:r w:rsidR="A0DAE750">
          <w:rPr/>
          <w:t xml:space="preserve"> </w:t>
        </w:r>
      </w:ins>
      <w:ins w:id="78" w:author="秦禛涵" w:date="2025-03-08T14:30:00Z">
        <w:r w:rsidR="E18EFE32">
          <w:rPr>
            <w:rFonts w:hint="eastAsia"/>
          </w:rPr>
          <w:t>（只需要PCa进行操作）</w:t>
        </w:r>
      </w:ins>
      <w:ins w:id="79" w:author="秦禛涵" w:date="2025-03-08T14:30:00Z">
        <w:r w:rsidR="E07C39F9">
          <w:rPr/>
          <w:t xml:space="preserve">  </w:t>
        </w:r>
      </w:ins>
    </w:p>
    <w:p w14:paraId="3A91281B">
      <w:pPr>
        <w:pStyle w:val="style0"/>
        <w:ind w:left="504"/>
        <w:rPr/>
      </w:pPr>
      <w:r>
        <w:t>设置双网卡电脑</w:t>
      </w:r>
      <w:ins w:id="80" w:author="刘远航" w:date="2025-03-05T23:04:00Z">
        <w:r w:rsidR="30FC2A1E">
          <w:rPr>
            <w:rFonts w:hint="eastAsia"/>
          </w:rPr>
          <w:t>(</w:t>
        </w:r>
      </w:ins>
      <w:ins w:id="81" w:author="刘远航" w:date="2025-03-05T23:04:00Z">
        <w:r w:rsidR="1ED37231">
          <w:rPr>
            <w:rFonts w:hint="eastAsia"/>
          </w:rPr>
          <w:t>PC</w:t>
        </w:r>
      </w:ins>
      <w:ins w:id="82" w:author="刘远航" w:date="2025-03-05T23:04:00Z">
        <w:r w:rsidR="0A7C213D">
          <w:rPr>
            <w:rFonts w:hint="eastAsia"/>
          </w:rPr>
          <w:t>a</w:t>
        </w:r>
      </w:ins>
      <w:ins w:id="83" w:author="刘远航" w:date="2025-03-05T23:04:00Z">
        <w:r w:rsidR="041D8FE5">
          <w:rPr>
            <w:rFonts w:hint="eastAsia"/>
          </w:rPr>
          <w:t>)</w:t>
        </w:r>
      </w:ins>
      <w:r>
        <w:t>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6DBC712B">
      <w:pPr>
        <w:pStyle w:val="style0"/>
        <w:spacing w:after="0" w:lineRule="auto" w:line="436"/>
        <w:ind w:left="504"/>
        <w:rPr/>
      </w:pPr>
      <w:r>
        <w:t>从实验拓扑图中可以看出，</w:t>
      </w:r>
      <w:r>
        <w:rPr>
          <w:rFonts w:ascii="Lucida Sans" w:cs="Lucida Sans" w:eastAsia="Lucida Sans" w:hAnsi="Lucida Sans"/>
        </w:rPr>
        <w:t xml:space="preserve">PCa </w:t>
      </w:r>
      <w:r>
        <w:t xml:space="preserve">连接了 </w:t>
      </w:r>
      <w:r>
        <w:rPr>
          <w:rFonts w:ascii="Lucida Sans" w:cs="Lucida Sans" w:eastAsia="Lucida Sans" w:hAnsi="Lucida Sans"/>
        </w:rPr>
        <w:t xml:space="preserve">Internet </w:t>
      </w:r>
      <w:r>
        <w:t xml:space="preserve">和交换机，故 </w:t>
      </w:r>
      <w:r>
        <w:rPr>
          <w:rFonts w:ascii="Lucida Sans" w:cs="Lucida Sans" w:eastAsia="Lucida Sans" w:hAnsi="Lucida Sans"/>
        </w:rPr>
        <w:t xml:space="preserve">PCa </w:t>
      </w:r>
      <w:r>
        <w:t xml:space="preserve">中应有两块网卡。我们把连接了 </w:t>
      </w:r>
      <w:r>
        <w:rPr>
          <w:rFonts w:ascii="Lucida Sans" w:cs="Lucida Sans" w:eastAsia="Lucida Sans" w:hAnsi="Lucida Sans"/>
        </w:rPr>
        <w:t xml:space="preserve">Internet </w:t>
      </w:r>
      <w:r>
        <w:t xml:space="preserve">的网卡称为网卡 </w:t>
      </w:r>
      <w:r>
        <w:rPr>
          <w:rFonts w:ascii="Lucida Sans" w:cs="Lucida Sans" w:eastAsia="Lucida Sans" w:hAnsi="Lucida Sans"/>
        </w:rPr>
        <w:t>A</w:t>
      </w:r>
      <w:r>
        <w:t>，所对应的为</w:t>
      </w:r>
      <w:r>
        <w:rPr>
          <w:rFonts w:hint="eastAsia"/>
        </w:rPr>
        <w:t>以太网</w:t>
      </w:r>
      <w:r>
        <w:t xml:space="preserve"> </w:t>
      </w:r>
    </w:p>
    <w:p w14:paraId="714E64E5">
      <w:pPr>
        <w:pStyle w:val="style0"/>
        <w:ind w:left="504"/>
        <w:rPr/>
      </w:pPr>
      <w:r>
        <w:rPr>
          <w:rFonts w:ascii="Lucida Sans" w:cs="Lucida Sans" w:eastAsia="Lucida Sans" w:hAnsi="Lucida Sans"/>
        </w:rPr>
        <w:t>1</w:t>
      </w:r>
      <w:r>
        <w:t xml:space="preserve">；把连接了交换机的网卡称为网卡 </w:t>
      </w:r>
      <w:r>
        <w:rPr>
          <w:rFonts w:ascii="Lucida Sans" w:cs="Lucida Sans" w:eastAsia="Lucida Sans" w:hAnsi="Lucida Sans"/>
        </w:rPr>
        <w:t>B</w:t>
      </w:r>
      <w:r>
        <w:t>，所对应的为</w:t>
      </w:r>
      <w:r>
        <w:rPr>
          <w:rFonts w:hint="eastAsia"/>
        </w:rPr>
        <w:t>以太网</w:t>
      </w:r>
      <w:r>
        <w:rPr>
          <w:rFonts w:ascii="Lucida Sans" w:cs="Lucida Sans" w:eastAsia="Lucida Sans" w:hAnsi="Lucida Sans"/>
        </w:rPr>
        <w:t>2</w:t>
      </w:r>
      <w:r>
        <w:t>。</w:t>
      </w:r>
    </w:p>
    <w:p w14:paraId="6781A325">
      <w:pPr>
        <w:pStyle w:val="style0"/>
        <w:ind w:left="504"/>
        <w:rPr/>
      </w:pPr>
      <w:r>
        <w:rPr>
          <w:rFonts w:ascii="Lucida Sans" w:cs="Lucida Sans" w:eastAsia="Lucida Sans" w:hAnsi="Lucida Sans"/>
        </w:rPr>
        <w:drawing>
          <wp:inline distL="0" distT="0" distB="0" distR="0">
            <wp:extent cx="6263005" cy="3525520"/>
            <wp:effectExtent l="0" t="0" r="4445" b="0"/>
            <wp:docPr id="1037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63005" cy="35255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5E4B0C49">
      <w:pPr>
        <w:pStyle w:val="style0"/>
        <w:ind w:left="504"/>
        <w:rPr/>
      </w:pPr>
      <w:r>
        <w:t>首先</w:t>
      </w:r>
      <w:r>
        <w:rPr>
          <w:rFonts w:hint="eastAsia"/>
        </w:rPr>
        <w:t>设置以太网。</w:t>
      </w:r>
    </w:p>
    <w:p w14:paraId="00233FB0">
      <w:pPr>
        <w:pStyle w:val="style0"/>
        <w:spacing w:after="7" w:lineRule="auto" w:line="408"/>
        <w:ind w:left="504"/>
        <w:rPr/>
      </w:pPr>
      <w:r>
        <w:t xml:space="preserve">由于本地连接连接了 </w:t>
      </w:r>
      <w:r>
        <w:rPr>
          <w:rFonts w:ascii="Lucida Sans" w:cs="Lucida Sans" w:eastAsia="Lucida Sans" w:hAnsi="Lucida Sans"/>
        </w:rPr>
        <w:t>Internet</w:t>
      </w:r>
      <w:r>
        <w:t xml:space="preserve">，故我们不需要设置本地连接的 </w:t>
      </w:r>
      <w:r>
        <w:rPr>
          <w:rFonts w:ascii="Lucida Sans" w:cs="Lucida Sans" w:eastAsia="Lucida Sans" w:hAnsi="Lucida Sans"/>
        </w:rPr>
        <w:t xml:space="preserve">IP </w:t>
      </w:r>
      <w:r>
        <w:t>地址、子网掩码。我们应当设置</w:t>
      </w:r>
      <w:r>
        <w:rPr>
          <w:rFonts w:hint="eastAsia"/>
        </w:rPr>
        <w:t>以太网</w:t>
      </w:r>
      <w:r>
        <w:t>与共享有关的部分。右键点击</w:t>
      </w:r>
      <w:r>
        <w:rPr>
          <w:rFonts w:hint="eastAsia"/>
        </w:rPr>
        <w:t>以太网</w:t>
      </w:r>
      <w:r>
        <w:t>，选择【属性】。在【属性】中，选择【</w:t>
      </w:r>
      <w:r>
        <w:rPr>
          <w:rFonts w:hint="eastAsia"/>
        </w:rPr>
        <w:t>共享</w:t>
      </w:r>
      <w:r>
        <w:t>】选项卡，点击</w:t>
      </w:r>
    </w:p>
    <w:p w14:paraId="634EFD61">
      <w:pPr>
        <w:pStyle w:val="style0"/>
        <w:spacing w:after="7" w:lineRule="auto" w:line="408"/>
        <w:ind w:left="504"/>
        <w:rPr/>
      </w:pPr>
    </w:p>
    <w:p w14:paraId="685B6627">
      <w:pPr>
        <w:pStyle w:val="style0"/>
        <w:spacing w:after="7" w:lineRule="auto" w:line="408"/>
        <w:ind w:left="504"/>
        <w:rPr/>
      </w:pPr>
      <w:r>
        <w:rPr/>
        <w:drawing>
          <wp:inline distL="0" distT="0" distB="0" distR="0">
            <wp:extent cx="4010024" cy="5677535"/>
            <wp:effectExtent l="0" t="0" r="9525" b="0"/>
            <wp:docPr id="1038" name="图片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10024" cy="5677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6ACE52">
      <w:pPr>
        <w:pStyle w:val="style0"/>
        <w:spacing w:after="7" w:lineRule="auto" w:line="408"/>
        <w:ind w:left="504"/>
        <w:rPr>
          <w:ins w:id="84" w:author="刘保莉" w:date="2025-03-09T10:46:00Z"/>
        </w:rPr>
      </w:pPr>
      <w:r>
        <w:rPr>
          <w:rFonts w:hint="eastAsia"/>
        </w:rPr>
        <w:t>点击“允许其他用户通过计算机</w:t>
      </w:r>
      <w:r>
        <w:t>的internet连接来连接”，将家庭网络连接选为以太网</w:t>
      </w:r>
      <w:r>
        <w:rPr>
          <w:rFonts w:hint="eastAsia"/>
        </w:rPr>
        <w:t>2</w:t>
      </w:r>
      <w:r>
        <w:t>，点击确定。</w:t>
      </w:r>
    </w:p>
    <w:p w14:paraId="6E7DB43C">
      <w:pPr>
        <w:pStyle w:val="style0"/>
        <w:spacing w:after="7" w:lineRule="auto" w:line="408"/>
        <w:ind w:left="504"/>
        <w:rPr>
          <w:ins w:id="85" w:author="刘保莉" w:date="2025-03-09T10:46:00Z"/>
        </w:rPr>
      </w:pPr>
    </w:p>
    <w:p w14:paraId="6983AB50">
      <w:pPr>
        <w:pStyle w:val="style0"/>
        <w:spacing w:after="7" w:lineRule="auto" w:line="408"/>
        <w:ind w:left="504"/>
        <w:rPr>
          <w:ins w:id="86" w:author="刘保莉" w:date="2025-03-09T10:47:00Z"/>
          <w:rFonts w:hint="eastAsia"/>
          <w:lang w:val="en-US" w:eastAsia="zh-CN"/>
        </w:rPr>
      </w:pPr>
      <w:ins w:id="87" w:author="刘保莉" w:date="2025-03-09T10:46:00Z">
        <w:r w:rsidR="6C55E17C">
          <w:rPr>
            <w:rFonts w:hint="eastAsia"/>
            <w:lang w:val="en-US" w:eastAsia="zh-CN"/>
          </w:rPr>
          <w:t>设置</w:t>
        </w:r>
      </w:ins>
      <w:ins w:id="88" w:author="刘保莉" w:date="2025-03-09T10:46:00Z">
        <w:r w:rsidR="4F4229EB">
          <w:rPr>
            <w:rFonts w:hint="eastAsia"/>
            <w:lang w:val="en-US" w:eastAsia="zh-CN"/>
          </w:rPr>
          <w:t>之后</w:t>
        </w:r>
      </w:ins>
      <w:ins w:id="89" w:author="刘保莉" w:date="2025-03-09T10:46:00Z">
        <w:r w:rsidR="EAF67E25">
          <w:rPr>
            <w:rFonts w:hint="eastAsia"/>
            <w:lang w:val="en-US" w:eastAsia="zh-CN"/>
          </w:rPr>
          <w:t>可能会</w:t>
        </w:r>
      </w:ins>
      <w:ins w:id="90" w:author="刘保莉" w:date="2025-03-09T10:47:00Z">
        <w:r w:rsidR="5C352E14">
          <w:rPr>
            <w:rFonts w:hint="eastAsia"/>
            <w:lang w:val="en-US" w:eastAsia="zh-CN"/>
          </w:rPr>
          <w:t>出现</w:t>
        </w:r>
      </w:ins>
      <w:ins w:id="91" w:author="刘保莉" w:date="2025-03-09T10:47:00Z">
        <w:r w:rsidR="9BFD30BC">
          <w:rPr>
            <w:rFonts w:hint="eastAsia"/>
            <w:lang w:val="en-US" w:eastAsia="zh-CN"/>
          </w:rPr>
          <w:t>以下</w:t>
        </w:r>
      </w:ins>
      <w:ins w:id="92" w:author="刘保莉" w:date="2025-03-09T10:47:00Z">
        <w:r w:rsidR="236BFB21">
          <w:rPr>
            <w:rFonts w:hint="eastAsia"/>
            <w:lang w:val="en-US" w:eastAsia="zh-CN"/>
          </w:rPr>
          <w:t>界面</w:t>
        </w:r>
      </w:ins>
      <w:ins w:id="93" w:author="刘保莉" w:date="2025-03-09T10:47:00Z">
        <w:r w:rsidR="674683D8">
          <w:rPr>
            <w:rFonts w:hint="eastAsia"/>
            <w:lang w:val="en-US" w:eastAsia="zh-CN"/>
          </w:rPr>
          <w:t>，</w:t>
        </w:r>
      </w:ins>
      <w:ins w:id="94" w:author="刘保莉" w:date="2025-03-09T10:48:00Z">
        <w:r w:rsidR="1299B734">
          <w:rPr>
            <w:rFonts w:hint="eastAsia"/>
            <w:lang w:val="en-US" w:eastAsia="zh-CN"/>
          </w:rPr>
          <w:t>点击【</w:t>
        </w:r>
      </w:ins>
      <w:ins w:id="95" w:author="刘保莉" w:date="2025-03-09T10:48:00Z">
        <w:r w:rsidR="B670219A">
          <w:rPr>
            <w:rFonts w:hint="eastAsia"/>
            <w:lang w:val="en-US" w:eastAsia="zh-CN"/>
          </w:rPr>
          <w:t>是</w:t>
        </w:r>
      </w:ins>
      <w:ins w:id="96" w:author="刘保莉" w:date="2025-03-09T10:48:00Z">
        <w:r w:rsidR="0EA28C39">
          <w:rPr>
            <w:rFonts w:hint="eastAsia"/>
            <w:lang w:val="en-US" w:eastAsia="zh-CN"/>
          </w:rPr>
          <w:t>】</w:t>
        </w:r>
      </w:ins>
      <w:ins w:id="97" w:author="刘保莉" w:date="2025-03-09T10:47:00Z">
        <w:r w:rsidR="C97A9250">
          <w:rPr>
            <w:rFonts w:hint="eastAsia"/>
            <w:lang w:val="en-US" w:eastAsia="zh-CN"/>
          </w:rPr>
          <w:t>：</w:t>
        </w:r>
      </w:ins>
    </w:p>
    <w:p w14:paraId="728EEA9C">
      <w:pPr>
        <w:pStyle w:val="style0"/>
        <w:spacing w:after="7" w:lineRule="auto" w:line="408"/>
        <w:ind w:left="504"/>
        <w:rPr>
          <w:ins w:id="98" w:author="刘保莉" w:date="2025-03-09T10:47:00Z"/>
        </w:rPr>
      </w:pPr>
      <w:ins w:id="99" w:author="刘保莉" w:date="2025-03-09T10:47:00Z">
        <w:r w:rsidR="DFAEBD01">
          <w:rPr/>
          <w:drawing>
            <wp:inline distL="0" distT="0" distB="0" distR="0">
              <wp:extent cx="5253355" cy="2186305"/>
              <wp:effectExtent l="0" t="0" r="4445" b="4445"/>
              <wp:docPr id="1039" name="图片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图片 1"/>
                      <pic:cNvPicPr/>
                    </pic:nvPicPr>
                    <pic:blipFill>
                      <a:blip r:embed="rId15" cstate="print"/>
                      <a:srcRect l="0" t="0" r="0" b="0"/>
                      <a:stretch/>
                    </pic:blipFill>
                    <pic:spPr>
                      <a:xfrm rot="0">
                        <a:off x="0" y="0"/>
                        <a:ext cx="5253355" cy="2186305"/>
                      </a:xfrm>
                      <a:prstGeom prst="rect"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2682F61">
      <w:pPr>
        <w:pStyle w:val="style0"/>
        <w:spacing w:after="7" w:lineRule="auto" w:line="408"/>
        <w:ind w:left="504"/>
        <w:rPr>
          <w:rFonts w:hint="default"/>
          <w:lang w:val="en-US" w:eastAsia="zh-CN"/>
        </w:rPr>
      </w:pPr>
      <w:ins w:id="100" w:author="刘保莉" w:date="2025-03-09T10:48:00Z">
        <w:r w:rsidR="65F9654A">
          <w:rPr>
            <w:rFonts w:hint="eastAsia"/>
            <w:lang w:val="en-US" w:eastAsia="zh-CN"/>
          </w:rPr>
          <w:t>此处</w:t>
        </w:r>
      </w:ins>
      <w:ins w:id="101" w:author="刘保莉" w:date="2025-03-09T10:48:00Z">
        <w:r w:rsidR="A1410A84">
          <w:rPr>
            <w:rFonts w:hint="eastAsia"/>
            <w:lang w:val="en-US" w:eastAsia="zh-CN"/>
          </w:rPr>
          <w:t>的</w:t>
        </w:r>
      </w:ins>
      <w:ins w:id="102" w:author="刘保莉" w:date="2025-03-09T10:48:00Z">
        <w:r w:rsidR="11EACBC2">
          <w:rPr>
            <w:rFonts w:hint="eastAsia"/>
            <w:lang w:val="en-US" w:eastAsia="zh-CN"/>
          </w:rPr>
          <w:t>LA</w:t>
        </w:r>
      </w:ins>
      <w:ins w:id="103" w:author="刘保莉" w:date="2025-03-09T10:48:00Z">
        <w:r w:rsidR="6975E01A">
          <w:rPr>
            <w:rFonts w:hint="eastAsia"/>
            <w:lang w:val="en-US" w:eastAsia="zh-CN"/>
          </w:rPr>
          <w:t>N</w:t>
        </w:r>
      </w:ins>
      <w:ins w:id="104" w:author="刘保莉" w:date="2025-03-09T10:48:00Z">
        <w:r w:rsidR="C5A38D90">
          <w:rPr>
            <w:rFonts w:hint="eastAsia"/>
            <w:lang w:val="en-US" w:eastAsia="zh-CN"/>
          </w:rPr>
          <w:t>适配器IP</w:t>
        </w:r>
      </w:ins>
      <w:ins w:id="105" w:author="刘保莉" w:date="2025-03-09T10:48:00Z">
        <w:r w:rsidR="949DB4A0">
          <w:rPr>
            <w:rFonts w:hint="eastAsia"/>
            <w:lang w:val="en-US" w:eastAsia="zh-CN"/>
          </w:rPr>
          <w:t>地址</w:t>
        </w:r>
      </w:ins>
      <w:ins w:id="106" w:author="刘保莉" w:date="2025-03-09T10:48:00Z">
        <w:r w:rsidR="EF805AA7">
          <w:rPr>
            <w:rFonts w:hint="eastAsia"/>
            <w:lang w:val="en-US" w:eastAsia="zh-CN"/>
          </w:rPr>
          <w:t>1</w:t>
        </w:r>
      </w:ins>
      <w:ins w:id="107" w:author="刘保莉" w:date="2025-03-09T10:48:00Z">
        <w:r w:rsidR="FDE9DBCE">
          <w:rPr>
            <w:rFonts w:hint="eastAsia"/>
            <w:lang w:val="en-US" w:eastAsia="zh-CN"/>
          </w:rPr>
          <w:t>9</w:t>
        </w:r>
      </w:ins>
      <w:ins w:id="108" w:author="刘保莉" w:date="2025-03-09T10:48:00Z">
        <w:r w:rsidR="0C9A0EA4">
          <w:rPr>
            <w:rFonts w:hint="eastAsia"/>
            <w:lang w:val="en-US" w:eastAsia="zh-CN"/>
          </w:rPr>
          <w:t>2.</w:t>
        </w:r>
      </w:ins>
      <w:ins w:id="109" w:author="刘保莉" w:date="2025-03-09T10:48:00Z">
        <w:r w:rsidR="2BA05528">
          <w:rPr>
            <w:rFonts w:hint="eastAsia"/>
            <w:lang w:val="en-US" w:eastAsia="zh-CN"/>
          </w:rPr>
          <w:t>1</w:t>
        </w:r>
      </w:ins>
      <w:ins w:id="110" w:author="刘保莉" w:date="2025-03-09T10:48:00Z">
        <w:r w:rsidR="B8679697">
          <w:rPr>
            <w:rFonts w:hint="eastAsia"/>
            <w:lang w:val="en-US" w:eastAsia="zh-CN"/>
          </w:rPr>
          <w:t>68</w:t>
        </w:r>
      </w:ins>
      <w:ins w:id="111" w:author="刘保莉" w:date="2025-03-09T10:48:00Z">
        <w:r w:rsidR="8CCD0888">
          <w:rPr>
            <w:rFonts w:hint="eastAsia"/>
            <w:lang w:val="en-US" w:eastAsia="zh-CN"/>
          </w:rPr>
          <w:t>.1</w:t>
        </w:r>
      </w:ins>
      <w:ins w:id="112" w:author="刘保莉" w:date="2025-03-09T10:48:00Z">
        <w:r w:rsidR="964AF6ED">
          <w:rPr>
            <w:rFonts w:hint="eastAsia"/>
            <w:lang w:val="en-US" w:eastAsia="zh-CN"/>
          </w:rPr>
          <w:t>3</w:t>
        </w:r>
      </w:ins>
      <w:ins w:id="113" w:author="刘保莉" w:date="2025-03-09T10:48:00Z">
        <w:r w:rsidR="770CF063">
          <w:rPr>
            <w:rFonts w:hint="eastAsia"/>
            <w:lang w:val="en-US" w:eastAsia="zh-CN"/>
          </w:rPr>
          <w:t>7</w:t>
        </w:r>
      </w:ins>
      <w:ins w:id="114" w:author="刘保莉" w:date="2025-03-09T10:48:00Z">
        <w:r w:rsidR="DDAFF28A">
          <w:rPr>
            <w:rFonts w:hint="eastAsia"/>
            <w:lang w:val="en-US" w:eastAsia="zh-CN"/>
          </w:rPr>
          <w:t>.</w:t>
        </w:r>
      </w:ins>
      <w:ins w:id="115" w:author="刘保莉" w:date="2025-03-09T10:48:00Z">
        <w:r w:rsidR="CEA5523F">
          <w:rPr>
            <w:rFonts w:hint="eastAsia"/>
            <w:lang w:val="en-US" w:eastAsia="zh-CN"/>
          </w:rPr>
          <w:t>1</w:t>
        </w:r>
      </w:ins>
      <w:ins w:id="116" w:author="刘保莉" w:date="2025-03-09T10:49:00Z">
        <w:r w:rsidR="59118F56">
          <w:rPr>
            <w:rFonts w:hint="eastAsia"/>
            <w:lang w:val="en-US" w:eastAsia="zh-CN"/>
          </w:rPr>
          <w:t>是</w:t>
        </w:r>
      </w:ins>
      <w:ins w:id="117" w:author="刘保莉" w:date="2025-03-09T10:49:00Z">
        <w:r w:rsidR="A3BA5FF6">
          <w:rPr>
            <w:rFonts w:hint="eastAsia"/>
            <w:lang w:val="en-US" w:eastAsia="zh-CN"/>
          </w:rPr>
          <w:t>网关地址</w:t>
        </w:r>
      </w:ins>
      <w:ins w:id="118" w:author="刘保莉" w:date="2025-03-09T10:53:00Z">
        <w:r w:rsidR="DA3701CB">
          <w:rPr>
            <w:rFonts w:hint="eastAsia"/>
            <w:lang w:val="en-US" w:eastAsia="zh-CN"/>
          </w:rPr>
          <w:t>，</w:t>
        </w:r>
      </w:ins>
      <w:ins w:id="119" w:author="刘保莉" w:date="2025-03-09T10:53:00Z">
        <w:r w:rsidR="D5E000B3">
          <w:rPr>
            <w:rFonts w:hint="eastAsia"/>
            <w:lang w:val="en-US" w:eastAsia="zh-CN"/>
          </w:rPr>
          <w:t>只能</w:t>
        </w:r>
      </w:ins>
      <w:ins w:id="120" w:author="刘保莉" w:date="2025-03-09T10:53:00Z">
        <w:r w:rsidR="6F0FB841">
          <w:rPr>
            <w:rFonts w:hint="eastAsia"/>
            <w:lang w:val="en-US" w:eastAsia="zh-CN"/>
          </w:rPr>
          <w:t>通过</w:t>
        </w:r>
      </w:ins>
      <w:ins w:id="121" w:author="刘保莉" w:date="2025-03-09T10:53:00Z">
        <w:r w:rsidR="D1921ECE">
          <w:rPr>
            <w:rFonts w:hint="eastAsia"/>
            <w:lang w:val="en-US" w:eastAsia="zh-CN"/>
          </w:rPr>
          <w:t>该</w:t>
        </w:r>
      </w:ins>
      <w:ins w:id="122" w:author="刘保莉" w:date="2025-03-09T10:53:00Z">
        <w:r w:rsidR="3CF1200F">
          <w:rPr>
            <w:rFonts w:hint="eastAsia"/>
            <w:lang w:val="en-US" w:eastAsia="zh-CN"/>
          </w:rPr>
          <w:t>网关</w:t>
        </w:r>
      </w:ins>
      <w:ins w:id="123" w:author="刘保莉" w:date="2025-03-09T10:53:00Z">
        <w:r w:rsidR="01333FF6">
          <w:rPr>
            <w:rFonts w:hint="eastAsia"/>
            <w:lang w:val="en-US" w:eastAsia="zh-CN"/>
          </w:rPr>
          <w:t>共享网络</w:t>
        </w:r>
      </w:ins>
      <w:ins w:id="124" w:author="刘保莉" w:date="2025-03-09T10:50:00Z">
        <w:r w:rsidR="3C0BA1BA">
          <w:rPr>
            <w:rFonts w:hint="eastAsia"/>
            <w:lang w:val="en-US" w:eastAsia="zh-CN"/>
          </w:rPr>
          <w:t>。</w:t>
        </w:r>
      </w:ins>
    </w:p>
    <w:p w14:paraId="7045F1D5">
      <w:pPr>
        <w:pStyle w:val="style0"/>
        <w:spacing w:after="7" w:lineRule="auto" w:line="408"/>
        <w:ind w:left="504"/>
        <w:rPr>
          <w:ins w:id="125" w:author="刘保莉" w:date="2025-03-09T10:54:00Z"/>
          <w:rFonts w:hint="eastAsia"/>
        </w:rPr>
      </w:pPr>
    </w:p>
    <w:p w14:paraId="463C64C2">
      <w:pPr>
        <w:pStyle w:val="style0"/>
        <w:spacing w:after="7" w:lineRule="auto" w:line="408"/>
        <w:ind w:left="504"/>
        <w:rPr/>
      </w:pPr>
      <w:r>
        <w:rPr>
          <w:rFonts w:hint="eastAsia"/>
        </w:rPr>
        <w:t>之后</w:t>
      </w:r>
      <w:r>
        <w:t>设置</w:t>
      </w:r>
      <w:r>
        <w:rPr>
          <w:rFonts w:hint="eastAsia"/>
        </w:rPr>
        <w:t>以太网</w:t>
      </w:r>
      <w:r>
        <w:rPr>
          <w:rFonts w:ascii="Lucida Sans" w:cs="Lucida Sans" w:eastAsia="Lucida Sans" w:hAnsi="Lucida Sans"/>
        </w:rPr>
        <w:t>2</w:t>
      </w:r>
      <w:r>
        <w:t>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</w:t>
      </w:r>
      <w:ins w:id="126" w:author="王燚" w:date="2025-03-05T17:59:00Z">
        <w:r w:rsidR="7D8C06C8">
          <w:rPr>
            <w:rFonts w:hint="eastAsia"/>
          </w:rPr>
          <w:t>（</w:t>
        </w:r>
      </w:ins>
      <w:ins w:id="127" w:author="王燚" w:date="2025-03-05T17:59:00Z">
        <w:r w:rsidR="18712D2D">
          <w:rPr>
            <w:rFonts w:hint="eastAsia"/>
          </w:rPr>
          <w:t>注意</w:t>
        </w:r>
      </w:ins>
      <w:ins w:id="128" w:author="王燚" w:date="2025-03-05T17:59:00Z">
        <w:r w:rsidR="0D7452EF">
          <w:rPr>
            <w:rFonts w:hint="eastAsia"/>
          </w:rPr>
          <w:t>需要</w:t>
        </w:r>
      </w:ins>
      <w:ins w:id="129" w:author="王燚" w:date="2025-03-05T17:59:00Z">
        <w:r w:rsidR="40823F7A">
          <w:rPr>
            <w:rFonts w:hint="eastAsia"/>
          </w:rPr>
          <w:t>重新</w:t>
        </w:r>
      </w:ins>
      <w:ins w:id="130" w:author="王燚" w:date="2025-03-05T17:59:00Z">
        <w:r w:rsidR="2714E3BB">
          <w:rPr>
            <w:rFonts w:hint="eastAsia"/>
          </w:rPr>
          <w:t>设置</w:t>
        </w:r>
      </w:ins>
      <w:ins w:id="131" w:author="王燚" w:date="2025-03-05T18:01:00Z">
        <w:r w:rsidR="D5F86B97">
          <w:rPr>
            <w:rFonts w:hint="eastAsia"/>
          </w:rPr>
          <w:t>IP</w:t>
        </w:r>
      </w:ins>
      <w:ins w:id="132" w:author="王燚" w:date="2025-03-05T17:59:00Z">
        <w:r w:rsidR="9CE2B4E0">
          <w:rPr>
            <w:rFonts w:hint="eastAsia"/>
          </w:rPr>
          <w:t>，</w:t>
        </w:r>
      </w:ins>
      <w:ins w:id="133" w:author="王燚" w:date="2025-03-05T18:00:00Z">
        <w:r w:rsidR="1D28700A">
          <w:rPr>
            <w:rFonts w:hint="eastAsia"/>
          </w:rPr>
          <w:t>系统</w:t>
        </w:r>
      </w:ins>
      <w:ins w:id="134" w:author="王燚" w:date="2025-03-05T18:00:00Z">
        <w:r w:rsidR="FCD0C4D0">
          <w:rPr>
            <w:rFonts w:hint="eastAsia"/>
          </w:rPr>
          <w:t>可能</w:t>
        </w:r>
      </w:ins>
      <w:ins w:id="135" w:author="王燚" w:date="2025-03-05T18:00:00Z">
        <w:r w:rsidR="472A85CE">
          <w:rPr>
            <w:rFonts w:hint="eastAsia"/>
          </w:rPr>
          <w:t>会</w:t>
        </w:r>
      </w:ins>
      <w:ins w:id="136" w:author="王燚" w:date="2025-03-05T18:00:00Z">
        <w:r w:rsidR="20941452">
          <w:rPr>
            <w:rFonts w:hint="eastAsia"/>
          </w:rPr>
          <w:t>自动</w:t>
        </w:r>
      </w:ins>
      <w:ins w:id="137" w:author="王燚" w:date="2025-03-05T18:01:00Z">
        <w:r w:rsidR="226E60E1">
          <w:rPr>
            <w:rFonts w:hint="eastAsia"/>
          </w:rPr>
          <w:t>跃</w:t>
        </w:r>
      </w:ins>
      <w:ins w:id="138" w:author="王燚" w:date="2025-03-05T18:01:00Z">
        <w:r w:rsidR="D10F6D28">
          <w:rPr>
            <w:rFonts w:hint="eastAsia"/>
          </w:rPr>
          <w:t>点</w:t>
        </w:r>
      </w:ins>
      <w:ins w:id="139" w:author="王燚" w:date="2025-03-05T18:01:00Z">
        <w:r w:rsidR="76109F4D">
          <w:rPr>
            <w:rFonts w:hint="eastAsia"/>
          </w:rPr>
          <w:t>导致</w:t>
        </w:r>
      </w:ins>
      <w:ins w:id="140" w:author="王燚" w:date="2025-03-05T18:01:00Z">
        <w:r w:rsidR="9BB64F08">
          <w:rPr>
            <w:rFonts w:hint="eastAsia"/>
          </w:rPr>
          <w:t>IP</w:t>
        </w:r>
      </w:ins>
      <w:ins w:id="141" w:author="王燚" w:date="2025-03-05T18:01:00Z">
        <w:r w:rsidR="BC37E868">
          <w:rPr>
            <w:rFonts w:hint="eastAsia"/>
          </w:rPr>
          <w:t>更改</w:t>
        </w:r>
      </w:ins>
      <w:ins w:id="142" w:author="王燚" w:date="2025-03-05T18:01:00Z">
        <w:r w:rsidR="F1ADE774">
          <w:rPr>
            <w:rFonts w:hint="eastAsia"/>
          </w:rPr>
          <w:t>）</w:t>
        </w:r>
      </w:ins>
      <w:r>
        <w:t xml:space="preserve">  </w:t>
      </w:r>
    </w:p>
    <w:p w14:paraId="15F24B2F">
      <w:pPr>
        <w:pStyle w:val="style0"/>
        <w:ind w:left="504"/>
        <w:rPr/>
      </w:pPr>
      <w:r>
        <w:t xml:space="preserve">如实验拓扑图所示，将 </w:t>
      </w:r>
      <w:r>
        <w:rPr>
          <w:rFonts w:ascii="Lucida Sans" w:cs="Lucida Sans" w:eastAsia="Lucida Sans" w:hAnsi="Lucida Sans"/>
        </w:rPr>
        <w:t xml:space="preserve">PCa </w:t>
      </w:r>
      <w:r>
        <w:t xml:space="preserve">的 </w:t>
      </w:r>
      <w:r>
        <w:rPr>
          <w:rFonts w:ascii="Lucida Sans" w:cs="Lucida Sans" w:eastAsia="Lucida Sans" w:hAnsi="Lucida Sans"/>
        </w:rPr>
        <w:t xml:space="preserve">IP </w:t>
      </w:r>
      <w:r>
        <w:t xml:space="preserve">地址和子网掩码设置为 </w:t>
      </w:r>
      <w:r>
        <w:rPr>
          <w:rFonts w:ascii="Lucida Sans" w:cs="Lucida Sans" w:eastAsia="Lucida Sans" w:hAnsi="Lucida Sans"/>
        </w:rPr>
        <w:t xml:space="preserve">192.168.0.1 </w:t>
      </w:r>
      <w:r>
        <w:t xml:space="preserve">和   </w:t>
      </w:r>
    </w:p>
    <w:p w14:paraId="15824969">
      <w:pPr>
        <w:pStyle w:val="style0"/>
        <w:spacing w:after="205" w:lineRule="auto" w:line="265"/>
        <w:ind w:left="499" w:right="1025"/>
        <w:rPr>
          <w:ins w:id="143" w:author="刘保莉" w:date="2025-03-09T10:45:00Z"/>
        </w:rPr>
      </w:pPr>
      <w:r>
        <w:rPr>
          <w:rFonts w:ascii="Lucida Sans" w:cs="Lucida Sans" w:eastAsia="Lucida Sans" w:hAnsi="Lucida Sans"/>
        </w:rPr>
        <w:t>255.255.255.0</w:t>
      </w:r>
      <w:r>
        <w:rPr>
          <w:rFonts w:hint="eastAsia"/>
        </w:rPr>
        <w:t>。</w:t>
      </w:r>
    </w:p>
    <w:p w14:paraId="0B3B0259">
      <w:pPr>
        <w:pStyle w:val="style0"/>
        <w:spacing w:after="205" w:lineRule="auto" w:line="265"/>
        <w:ind w:left="499" w:right="1025"/>
        <w:rPr>
          <w:rFonts w:hint="default"/>
          <w:lang w:val="en-US"/>
        </w:rPr>
      </w:pPr>
    </w:p>
    <w:p w14:paraId="3D79E5B3">
      <w:pPr>
        <w:pStyle w:val="style0"/>
        <w:ind w:left="53"/>
        <w:rPr/>
      </w:pPr>
      <w:r>
        <w:t>步骤三：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  <w:ins w:id="144" w:author="秦禛涵" w:date="2025-03-08T14:33:00Z">
        <w:r w:rsidR="692D2035">
          <w:rPr/>
          <w:t xml:space="preserve"> </w:t>
        </w:r>
      </w:ins>
      <w:ins w:id="145" w:author="秦禛涵" w:date="2025-03-08T14:33:00Z">
        <w:r w:rsidR="EFD918E5">
          <w:rPr>
            <w:rFonts w:hint="eastAsia"/>
          </w:rPr>
          <w:t>（PCb，PCc，PCd需操作）</w:t>
        </w:r>
      </w:ins>
      <w:ins w:id="146" w:author="秦禛涵" w:date="2025-03-08T14:33:00Z">
        <w:r w:rsidR="037F6984">
          <w:rPr/>
          <w:t xml:space="preserve"> </w:t>
        </w:r>
      </w:ins>
    </w:p>
    <w:p w14:paraId="086DC991">
      <w:pPr>
        <w:pStyle w:val="style0"/>
        <w:ind w:left="504"/>
        <w:rPr/>
      </w:pPr>
      <w:r>
        <w:t>设置单网卡电脑。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</w:t>
      </w:r>
    </w:p>
    <w:p w14:paraId="76DA625D">
      <w:pPr>
        <w:pStyle w:val="style0"/>
        <w:spacing w:after="208" w:lineRule="auto" w:line="265"/>
        <w:ind w:left="499" w:right="1025"/>
        <w:rPr/>
      </w:pPr>
      <w:r>
        <w:t xml:space="preserve">以 </w:t>
      </w:r>
      <w:r>
        <w:rPr>
          <w:rFonts w:ascii="Lucida Sans" w:cs="Lucida Sans" w:eastAsia="Lucida Sans" w:hAnsi="Lucida Sans"/>
        </w:rPr>
        <w:t xml:space="preserve">PCb </w:t>
      </w:r>
      <w:r>
        <w:t>为例，</w:t>
      </w:r>
      <w:r>
        <w:rPr>
          <w:rFonts w:ascii="Lucida Sans" w:cs="Lucida Sans" w:eastAsia="Lucida Sans" w:hAnsi="Lucida Sans"/>
        </w:rPr>
        <w:t xml:space="preserve">PCc </w:t>
      </w:r>
      <w:r>
        <w:t xml:space="preserve">和 </w:t>
      </w:r>
      <w:r>
        <w:rPr>
          <w:rFonts w:ascii="Lucida Sans" w:cs="Lucida Sans" w:eastAsia="Lucida Sans" w:hAnsi="Lucida Sans"/>
        </w:rPr>
        <w:t xml:space="preserve">PCd </w:t>
      </w:r>
      <w:r>
        <w:t xml:space="preserve">参照 </w:t>
      </w:r>
      <w:r>
        <w:rPr>
          <w:rFonts w:ascii="Lucida Sans" w:cs="Lucida Sans" w:eastAsia="Lucida Sans" w:hAnsi="Lucida Sans"/>
        </w:rPr>
        <w:t xml:space="preserve">PCb </w:t>
      </w:r>
      <w:r>
        <w:t>即可。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</w:t>
      </w:r>
    </w:p>
    <w:p w14:paraId="32FC8DCF">
      <w:pPr>
        <w:pStyle w:val="style0"/>
        <w:spacing w:after="197"/>
        <w:ind w:left="504"/>
        <w:rPr/>
      </w:pPr>
      <w:r>
        <w:t xml:space="preserve">禁用以太网 </w:t>
      </w:r>
      <w:r>
        <w:rPr>
          <w:rFonts w:ascii="Lucida Sans" w:cs="Lucida Sans" w:eastAsia="Lucida Sans" w:hAnsi="Lucida Sans"/>
        </w:rPr>
        <w:t>A</w:t>
      </w:r>
      <w:r>
        <w:t xml:space="preserve">），配置本地连接 </w:t>
      </w:r>
      <w:r>
        <w:rPr>
          <w:rFonts w:ascii="Lucida Sans" w:cs="Lucida Sans" w:eastAsia="Lucida Sans" w:hAnsi="Lucida Sans"/>
        </w:rPr>
        <w:t>2</w:t>
      </w:r>
      <w:r>
        <w:t>。如果</w:t>
      </w:r>
      <w:r>
        <w:rPr>
          <w:rFonts w:hint="eastAsia"/>
        </w:rPr>
        <w:t>无法通过</w:t>
      </w:r>
      <w:r>
        <w:t>右键单击以太网</w:t>
      </w:r>
      <w:r>
        <w:rPr>
          <w:rFonts w:hint="eastAsia"/>
        </w:rPr>
        <w:t>禁用以太网1</w:t>
      </w:r>
      <w:r>
        <w:t xml:space="preserve">，则可以右键单击我的电脑--管理—设备管理器，直接卸载本地连接1对应的网卡。 </w:t>
      </w:r>
    </w:p>
    <w:p w14:paraId="1DD91A23">
      <w:pPr>
        <w:pStyle w:val="style0"/>
        <w:spacing w:after="35"/>
        <w:ind w:left="504"/>
        <w:rPr/>
      </w:pPr>
      <w:r>
        <w:t xml:space="preserve">打开【以太网 </w:t>
      </w:r>
      <w:r>
        <w:rPr>
          <w:rFonts w:ascii="Lucida Sans" w:cs="Lucida Sans" w:eastAsia="Lucida Sans" w:hAnsi="Lucida Sans"/>
        </w:rPr>
        <w:t xml:space="preserve">2 </w:t>
      </w:r>
      <w:r>
        <w:t xml:space="preserve">属性】窗口，如实验拓扑图所示，将 </w:t>
      </w:r>
      <w:r>
        <w:rPr>
          <w:rFonts w:ascii="Lucida Sans" w:cs="Lucida Sans" w:eastAsia="Lucida Sans" w:hAnsi="Lucida Sans"/>
        </w:rPr>
        <w:t xml:space="preserve">IP </w:t>
      </w:r>
      <w:r>
        <w:t>地址设为</w:t>
      </w:r>
    </w:p>
    <w:p w14:paraId="2CCC85AF">
      <w:pPr>
        <w:pStyle w:val="style0"/>
        <w:spacing w:after="29" w:lineRule="auto" w:line="265"/>
        <w:ind w:left="499" w:right="1025"/>
        <w:rPr/>
      </w:pPr>
      <w:r>
        <w:rPr>
          <w:rFonts w:ascii="Lucida Sans" w:cs="Lucida Sans" w:eastAsia="Lucida Sans" w:hAnsi="Lucida Sans"/>
        </w:rPr>
        <w:t>192.168.0.101</w:t>
      </w:r>
      <w:r>
        <w:t xml:space="preserve">，将子网掩码设置为 </w:t>
      </w:r>
      <w:r>
        <w:rPr>
          <w:rFonts w:ascii="Lucida Sans" w:cs="Lucida Sans" w:eastAsia="Lucida Sans" w:hAnsi="Lucida Sans"/>
        </w:rPr>
        <w:t>255.255.255.0</w:t>
      </w:r>
      <w:r>
        <w:t xml:space="preserve">，将默认网关设置为  </w:t>
      </w:r>
    </w:p>
    <w:p w14:paraId="3D3163AA">
      <w:pPr>
        <w:pStyle w:val="style0"/>
        <w:spacing w:after="29" w:lineRule="auto" w:line="265"/>
        <w:ind w:left="499" w:right="1025"/>
        <w:rPr/>
      </w:pPr>
      <w:r>
        <w:rPr>
          <w:rFonts w:ascii="Lucida Sans" w:cs="Lucida Sans" w:eastAsia="Lucida Sans" w:hAnsi="Lucida Sans"/>
        </w:rPr>
        <w:t xml:space="preserve">PCa </w:t>
      </w:r>
      <w:r>
        <w:t xml:space="preserve">的 </w:t>
      </w:r>
      <w:r>
        <w:rPr>
          <w:rFonts w:ascii="Lucida Sans" w:cs="Lucida Sans" w:eastAsia="Lucida Sans" w:hAnsi="Lucida Sans"/>
        </w:rPr>
        <w:t xml:space="preserve">IP </w:t>
      </w:r>
      <w:r>
        <w:t xml:space="preserve">地址，即 </w:t>
      </w:r>
      <w:r>
        <w:rPr>
          <w:rFonts w:ascii="Lucida Sans" w:cs="Lucida Sans" w:eastAsia="Lucida Sans" w:hAnsi="Lucida Sans"/>
        </w:rPr>
        <w:t>192.168.0.1</w:t>
      </w:r>
      <w:r>
        <w:t xml:space="preserve">,将首选 </w:t>
      </w:r>
      <w:r>
        <w:rPr>
          <w:rFonts w:ascii="Lucida Sans" w:cs="Lucida Sans" w:eastAsia="Lucida Sans" w:hAnsi="Lucida Sans"/>
        </w:rPr>
        <w:t xml:space="preserve">DNS </w:t>
      </w:r>
      <w:r>
        <w:t>服务器设置为</w:t>
      </w:r>
    </w:p>
    <w:p w14:paraId="2AC94979">
      <w:pPr>
        <w:pStyle w:val="style0"/>
        <w:ind w:left="504"/>
        <w:rPr>
          <w:ins w:id="147" w:author="王燚" w:date="2025-03-05T18:07:00Z"/>
          <w:rFonts w:eastAsia="宋体" w:hint="eastAsia"/>
        </w:rPr>
      </w:pPr>
      <w:r>
        <w:t xml:space="preserve">114.114.114.114。  </w:t>
      </w:r>
      <w:ins w:id="148" w:author="王燚" w:date="2025-03-05T18:07:00Z">
        <w:r w:rsidR="B9FB402C">
          <w:rPr>
            <w:rFonts w:hint="eastAsia"/>
          </w:rPr>
          <w:t>(手动选择可靠的DNS,以便能将域名解析为IP)</w:t>
        </w:r>
      </w:ins>
    </w:p>
    <w:p w14:paraId="3249134A">
      <w:pPr>
        <w:pStyle w:val="style0"/>
        <w:ind w:left="504"/>
        <w:rPr>
          <w:rFonts w:hint="eastAsia"/>
        </w:rPr>
      </w:pPr>
      <w:r>
        <w:rPr>
          <w:rFonts w:hint="eastAsia"/>
        </w:rPr>
        <w:t>Q：DNS</w:t>
      </w:r>
      <w:ins w:id="149" w:author="刘远航" w:date="2025-03-05T23:22:00Z">
        <w:r w:rsidR="F3447821">
          <w:rPr>
            <w:rFonts w:hint="eastAsia"/>
          </w:rPr>
          <w:t>功能</w:t>
        </w:r>
      </w:ins>
      <w:ins w:id="150" w:author="刘远航" w:date="2025-03-05T23:22:00Z">
        <w:r w:rsidR="6A285D1E">
          <w:rPr>
            <w:rFonts w:hint="eastAsia"/>
          </w:rPr>
          <w:t>是什么</w:t>
        </w:r>
      </w:ins>
      <w:ins w:id="151" w:author="刘远航" w:date="2025-03-05T23:22:00Z">
        <w:r w:rsidR="6B156636">
          <w:rPr>
            <w:rFonts w:hint="eastAsia"/>
          </w:rPr>
          <w:t>？</w:t>
        </w:r>
      </w:ins>
      <w:ins w:id="152" w:author="刘远航" w:date="2025-03-05T23:23:00Z">
        <w:r w:rsidR="1BF14B59">
          <w:rPr>
            <w:rFonts w:hint="eastAsia"/>
          </w:rPr>
          <w:t>为什么要</w:t>
        </w:r>
      </w:ins>
      <w:ins w:id="153" w:author="刘远航" w:date="2025-03-05T23:23:00Z">
        <w:r w:rsidR="29F28D4A">
          <w:rPr>
            <w:rFonts w:hint="eastAsia"/>
          </w:rPr>
          <w:t>设置</w:t>
        </w:r>
      </w:ins>
      <w:r>
        <w:rPr>
          <w:rFonts w:hint="eastAsia"/>
        </w:rPr>
        <w:t>114.114.114.114？</w:t>
      </w:r>
    </w:p>
    <w:p w14:paraId="12EA979F">
      <w:pPr>
        <w:pStyle w:val="style0"/>
        <w:ind w:left="504"/>
        <w:rPr>
          <w:rFonts w:hint="eastAsia"/>
        </w:rPr>
      </w:pPr>
      <w:r>
        <w:rPr>
          <w:rFonts w:hint="eastAsia"/>
        </w:rPr>
        <w:t>A: DNS服务器是域名系统服务器，将域名转化为IP地址以便设备能够定位并连接到目标服务器。而114.114.114.114是中国电信运营的DNS服务器，针对中国用户的访问进行了优化，解析速度较快。</w:t>
      </w:r>
    </w:p>
    <w:p w14:paraId="07148333">
      <w:pPr>
        <w:pStyle w:val="style0"/>
        <w:spacing w:after="731"/>
        <w:ind w:left="504"/>
        <w:rPr/>
      </w:pPr>
      <w:r>
        <w:t xml:space="preserve">这样，就完成了 </w:t>
      </w:r>
      <w:r>
        <w:rPr>
          <w:rFonts w:ascii="Lucida Sans" w:cs="Lucida Sans" w:eastAsia="Lucida Sans" w:hAnsi="Lucida Sans"/>
        </w:rPr>
        <w:t xml:space="preserve">PCb </w:t>
      </w:r>
      <w:r>
        <w:t xml:space="preserve">的设置。 </w:t>
      </w:r>
    </w:p>
    <w:p w14:paraId="38F9DFA5">
      <w:pPr>
        <w:pStyle w:val="style4"/>
        <w:rPr/>
      </w:pPr>
      <w:r>
        <w:rPr>
          <w:rFonts w:hint="eastAsia"/>
        </w:rPr>
        <w:t>2.3</w:t>
      </w:r>
      <w:r>
        <w:t xml:space="preserve">.6. 实验配置与命令    </w:t>
      </w:r>
    </w:p>
    <w:p w14:paraId="6505858C">
      <w:pPr>
        <w:pStyle w:val="style0"/>
        <w:spacing w:after="689" w:lineRule="auto" w:line="265"/>
        <w:ind w:left="499" w:right="1025"/>
        <w:rPr/>
      </w:pPr>
      <w:r>
        <w:rPr>
          <w:rFonts w:ascii="Lucida Sans" w:cs="Lucida Sans" w:eastAsia="Lucida Sans" w:hAnsi="Lucida Sans"/>
        </w:rPr>
        <w:t xml:space="preserve">Ping </w:t>
      </w:r>
      <w:r>
        <w:t>命令</w:t>
      </w:r>
      <w:r>
        <w:rPr>
          <w:rFonts w:ascii="Lucida Sans" w:cs="Lucida Sans" w:eastAsia="Lucida Sans" w:hAnsi="Lucida Sans"/>
        </w:rPr>
        <w:t xml:space="preserve"> </w:t>
      </w:r>
      <w:r>
        <w:t xml:space="preserve">   </w:t>
      </w:r>
    </w:p>
    <w:p w14:paraId="1FE12613">
      <w:pPr>
        <w:pStyle w:val="style4"/>
        <w:rPr/>
      </w:pPr>
      <w:r>
        <w:rPr>
          <w:rFonts w:hint="eastAsia"/>
        </w:rPr>
        <w:t>2.3</w:t>
      </w:r>
      <w:r>
        <w:t xml:space="preserve">.7. 实验结果分析与总结    </w:t>
      </w:r>
    </w:p>
    <w:p w14:paraId="203982B2">
      <w:pPr>
        <w:pStyle w:val="style0"/>
        <w:ind w:left="504"/>
        <w:rPr/>
      </w:pPr>
      <w:r>
        <w:t xml:space="preserve">在 </w:t>
      </w:r>
      <w:r>
        <w:rPr>
          <w:rFonts w:ascii="Lucida Sans" w:cs="Lucida Sans" w:eastAsia="Lucida Sans" w:hAnsi="Lucida Sans"/>
        </w:rPr>
        <w:t xml:space="preserve">PCb </w:t>
      </w:r>
      <w:r>
        <w:t>上访问因特网，若访问成功，则证明实验已成功完成。</w:t>
      </w:r>
    </w:p>
    <w:p w14:paraId="7C9D66B0">
      <w:pPr>
        <w:pStyle w:val="style0"/>
        <w:ind w:left="504"/>
        <w:rPr/>
      </w:pPr>
      <w:r>
        <w:rPr>
          <w:rFonts w:hint="eastAsia"/>
        </w:rPr>
        <w:t>比如可输入网址：</w:t>
      </w:r>
      <w:r>
        <w:rPr/>
        <w:fldChar w:fldCharType="begin"/>
      </w:r>
      <w:r>
        <w:instrText xml:space="preserve"> HYPERLINK "http://www.baidu.com" </w:instrText>
      </w:r>
      <w:r>
        <w:rPr/>
        <w:fldChar w:fldCharType="separate"/>
      </w:r>
      <w:r>
        <w:rPr>
          <w:rStyle w:val="style85"/>
        </w:rPr>
        <w:t>www.baidu.com</w:t>
      </w:r>
      <w:r>
        <w:rPr>
          <w:rStyle w:val="style85"/>
        </w:rPr>
        <w:fldChar w:fldCharType="end"/>
      </w:r>
      <w:r>
        <w:rPr>
          <w:rFonts w:hint="eastAsia"/>
        </w:rPr>
        <w:t>，默认的谷歌搜索用不了。</w:t>
      </w:r>
      <w:r>
        <w:rPr>
          <w:rFonts w:ascii="Lucida Sans" w:cs="Lucida Sans" w:eastAsia="Lucida Sans" w:hAnsi="Lucida Sans"/>
        </w:rPr>
        <w:t xml:space="preserve"> </w:t>
      </w:r>
      <w:r>
        <w:t xml:space="preserve">  </w:t>
      </w:r>
    </w:p>
    <w:p w14:paraId="31C453DA">
      <w:pPr>
        <w:pStyle w:val="style0"/>
        <w:ind w:left="504"/>
        <w:rPr/>
      </w:pPr>
    </w:p>
    <w:p w14:paraId="1B7E750E">
      <w:pPr>
        <w:pStyle w:val="style3"/>
        <w:bidi w:val="false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2.3</w:t>
      </w:r>
      <w:r>
        <w:rPr>
          <w:rFonts w:hint="eastAsia"/>
          <w:lang w:val="en-US" w:eastAsia="zh-CN"/>
        </w:rPr>
        <w:t xml:space="preserve"> 验收标准</w:t>
      </w:r>
    </w:p>
    <w:p w14:paraId="4050E428">
      <w:pPr>
        <w:pStyle w:val="style66"/>
        <w:widowControl/>
        <w:spacing w:before="68" w:beforeAutospacing="false"/>
        <w:ind w:left="0" w:right="0" w:firstLine="420" w:firstLineChars="0"/>
        <w:rPr>
          <w:rFonts w:ascii="宋体" w:cs="宋体" w:eastAsia="宋体" w:hAnsi="宋体" w:hint="eastAsia"/>
          <w:sz w:val="24"/>
          <w:szCs w:val="24"/>
        </w:rPr>
      </w:pPr>
      <w:r>
        <w:rPr>
          <w:rFonts w:hint="eastAsia"/>
          <w:lang w:val="en-US" w:eastAsia="zh-CN"/>
        </w:rPr>
        <w:t>1、</w:t>
      </w:r>
      <w:r>
        <w:rPr>
          <w:rFonts w:ascii="宋体" w:cs="宋体" w:eastAsia="宋体" w:hAnsi="宋体" w:hint="eastAsia"/>
          <w:sz w:val="24"/>
          <w:szCs w:val="24"/>
        </w:rPr>
        <w:t>卫生分，满分10</w:t>
      </w:r>
      <w:r>
        <w:rPr>
          <w:rFonts w:ascii="宋体" w:cs="宋体" w:eastAsia="宋体" w:hAnsi="宋体" w:hint="eastAsia"/>
          <w:sz w:val="24"/>
          <w:szCs w:val="24"/>
        </w:rPr>
        <w:t>分</w:t>
      </w:r>
    </w:p>
    <w:p w14:paraId="75678C4C">
      <w:pPr>
        <w:pStyle w:val="style66"/>
        <w:widowControl/>
        <w:spacing w:before="68" w:beforeAutospacing="false"/>
        <w:ind w:left="840" w:leftChars="0" w:right="0" w:firstLine="420" w:firstLineChars="0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>完成实验后座位干净整洁此项记10</w:t>
      </w:r>
      <w:r>
        <w:rPr>
          <w:rFonts w:ascii="宋体" w:cs="宋体" w:eastAsia="宋体" w:hAnsi="宋体" w:hint="eastAsia"/>
          <w:sz w:val="24"/>
          <w:szCs w:val="24"/>
        </w:rPr>
        <w:t>分，其他情况酌情给分</w:t>
      </w:r>
    </w:p>
    <w:p w14:paraId="44C06602">
      <w:pPr>
        <w:pStyle w:val="style66"/>
        <w:widowControl/>
        <w:spacing w:before="68" w:beforeAutospacing="false"/>
        <w:ind w:left="0" w:leftChars="0" w:right="0" w:firstLine="420" w:firstLineChars="0"/>
        <w:rPr>
          <w:rFonts w:cs="宋体" w:hint="eastAsia"/>
          <w:sz w:val="24"/>
          <w:szCs w:val="24"/>
          <w:lang w:val="en-US" w:eastAsia="zh-CN"/>
        </w:rPr>
      </w:pPr>
      <w:r>
        <w:rPr>
          <w:rFonts w:cs="宋体" w:hint="eastAsia"/>
          <w:sz w:val="24"/>
          <w:szCs w:val="24"/>
          <w:lang w:val="en-US" w:eastAsia="zh-CN"/>
        </w:rPr>
        <w:t>2、PC直接连接与配置部分，满分40分</w:t>
      </w:r>
    </w:p>
    <w:p w14:paraId="349D320B">
      <w:pPr>
        <w:pStyle w:val="style66"/>
        <w:widowControl/>
        <w:spacing w:before="68" w:beforeAutospacing="false"/>
        <w:ind w:left="840" w:leftChars="0" w:right="0" w:firstLine="420" w:firstLineChars="0"/>
        <w:rPr>
          <w:rFonts w:cs="宋体" w:hint="eastAsia"/>
          <w:sz w:val="24"/>
          <w:szCs w:val="24"/>
          <w:lang w:val="en-US" w:eastAsia="zh-CN"/>
        </w:rPr>
      </w:pPr>
      <w:r>
        <w:rPr>
          <w:rFonts w:cs="宋体" w:hint="eastAsia"/>
          <w:sz w:val="24"/>
          <w:szCs w:val="24"/>
          <w:lang w:val="en-US" w:eastAsia="zh-CN"/>
        </w:rPr>
        <w:t>两台电脑能ping通+20分</w:t>
      </w:r>
      <w:bookmarkStart w:id="0" w:name="_GoBack"/>
      <w:bookmarkEnd w:id="0"/>
    </w:p>
    <w:p w14:paraId="27401A78">
      <w:pPr>
        <w:pStyle w:val="style66"/>
        <w:widowControl/>
        <w:spacing w:before="68" w:beforeAutospacing="false"/>
        <w:ind w:left="840" w:leftChars="0" w:right="0" w:firstLine="420" w:firstLineChars="0"/>
        <w:rPr>
          <w:rFonts w:cs="宋体" w:eastAsia="宋体" w:hint="default"/>
          <w:sz w:val="24"/>
          <w:szCs w:val="24"/>
          <w:lang w:val="en-US" w:eastAsia="zh-CN"/>
        </w:rPr>
      </w:pPr>
      <w:r>
        <w:rPr>
          <w:rFonts w:cs="宋体" w:hint="eastAsia"/>
          <w:sz w:val="24"/>
          <w:szCs w:val="24"/>
          <w:lang w:val="en-US" w:eastAsia="zh-CN"/>
        </w:rPr>
        <w:t>实现一台电脑能</w:t>
      </w:r>
      <w:ins w:id="154" w:author="张何子争" w:date="2025-03-05T18:35:00Z">
        <w:r w:rsidR="8660A211">
          <w:rPr>
            <w:rFonts w:hint="eastAsia"/>
          </w:rPr>
          <w:t>远程</w:t>
        </w:r>
      </w:ins>
      <w:ins w:id="155" w:author="张何子争" w:date="2025-03-05T18:34:00Z">
        <w:r w:rsidR="FC61F42C">
          <w:rPr>
            <w:rFonts w:hint="eastAsia"/>
          </w:rPr>
          <w:t>读取</w:t>
        </w:r>
      </w:ins>
      <w:ins w:id="156" w:author="张何子争" w:date="2025-03-05T18:34:00Z">
        <w:r w:rsidR="70EFA474">
          <w:rPr>
            <w:rFonts w:hint="eastAsia"/>
          </w:rPr>
          <w:t>并</w:t>
        </w:r>
      </w:ins>
      <w:ins w:id="157" w:author="张何子争" w:date="2025-03-05T18:35:00Z">
        <w:r w:rsidR="3D19E91A">
          <w:rPr>
            <w:rFonts w:hint="eastAsia"/>
          </w:rPr>
          <w:t>远程</w:t>
        </w:r>
      </w:ins>
      <w:ins w:id="158" w:author="张何子争" w:date="2025-03-05T18:34:00Z">
        <w:r w:rsidR="164F5D88">
          <w:rPr>
            <w:rFonts w:hint="eastAsia"/>
          </w:rPr>
          <w:t>修改</w:t>
        </w:r>
      </w:ins>
      <w:ins w:id="159" w:author="张何子争" w:date="2025-03-05T18:34:00Z">
        <w:r w:rsidR="631DD67E">
          <w:rPr>
            <w:rFonts w:hint="eastAsia"/>
          </w:rPr>
          <w:t>文件</w:t>
        </w:r>
      </w:ins>
      <w:r>
        <w:rPr>
          <w:rFonts w:hint="eastAsia"/>
          <w:lang w:val="en-US" w:eastAsia="zh-CN"/>
        </w:rPr>
        <w:t>+10分</w:t>
      </w:r>
    </w:p>
    <w:p w14:paraId="3C6A17BB">
      <w:pPr>
        <w:pStyle w:val="style66"/>
        <w:widowControl/>
        <w:spacing w:before="68" w:beforeAutospacing="false"/>
        <w:ind w:left="840" w:leftChars="0" w:right="0" w:firstLine="420" w:firstLineChars="0"/>
        <w:rPr>
          <w:rFonts w:hint="eastAsia"/>
          <w:lang w:val="en-US" w:eastAsia="zh-CN"/>
        </w:rPr>
      </w:pPr>
      <w:r>
        <w:rPr>
          <w:rFonts w:cs="宋体" w:hint="eastAsia"/>
          <w:sz w:val="24"/>
          <w:szCs w:val="24"/>
          <w:lang w:val="en-US" w:eastAsia="zh-CN"/>
        </w:rPr>
        <w:t>实现一台电脑能</w:t>
      </w:r>
      <w:ins w:id="160" w:author="张何子争" w:date="2025-03-05T18:35:00Z">
        <w:r w:rsidR="DA27C5F2">
          <w:rPr>
            <w:rFonts w:hint="eastAsia"/>
          </w:rPr>
          <w:t>远程</w:t>
        </w:r>
      </w:ins>
      <w:ins w:id="161" w:author="张何子争" w:date="2025-03-05T18:34:00Z">
        <w:r w:rsidR="A49D0C37">
          <w:rPr>
            <w:rFonts w:hint="eastAsia"/>
          </w:rPr>
          <w:t>读取</w:t>
        </w:r>
      </w:ins>
      <w:r>
        <w:rPr>
          <w:rFonts w:hint="eastAsia"/>
          <w:lang w:val="en-US" w:eastAsia="zh-CN"/>
        </w:rPr>
        <w:t>但不能</w:t>
      </w:r>
      <w:ins w:id="162" w:author="张何子争" w:date="2025-03-05T18:35:00Z">
        <w:r w:rsidR="5C03EAA3">
          <w:rPr>
            <w:rFonts w:hint="eastAsia"/>
          </w:rPr>
          <w:t>远程</w:t>
        </w:r>
      </w:ins>
      <w:ins w:id="163" w:author="张何子争" w:date="2025-03-05T18:34:00Z">
        <w:r w:rsidR="154BDBBC">
          <w:rPr>
            <w:rFonts w:hint="eastAsia"/>
          </w:rPr>
          <w:t>修改</w:t>
        </w:r>
      </w:ins>
      <w:ins w:id="164" w:author="张何子争" w:date="2025-03-05T18:34:00Z">
        <w:r w:rsidR="809CB6BF">
          <w:rPr>
            <w:rFonts w:hint="eastAsia"/>
          </w:rPr>
          <w:t>文件</w:t>
        </w:r>
      </w:ins>
      <w:r>
        <w:rPr>
          <w:rFonts w:hint="eastAsia"/>
          <w:lang w:val="en-US" w:eastAsia="zh-CN"/>
        </w:rPr>
        <w:t>+10分</w:t>
      </w:r>
    </w:p>
    <w:p w14:paraId="69F29EBE">
      <w:pPr>
        <w:pStyle w:val="style66"/>
        <w:widowControl/>
        <w:numPr>
          <w:ilvl w:val="0"/>
          <w:numId w:val="0"/>
        </w:numPr>
        <w:spacing w:before="68" w:beforeAutospacing="false"/>
        <w:ind w:right="0" w:righ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3、对等网络与资源共享部分，满分40分</w:t>
      </w:r>
    </w:p>
    <w:p w14:paraId="448D7F6E">
      <w:pPr>
        <w:pStyle w:val="style66"/>
        <w:widowControl/>
        <w:numPr>
          <w:ilvl w:val="0"/>
          <w:numId w:val="0"/>
        </w:numPr>
        <w:spacing w:before="68" w:beforeAutospacing="false"/>
        <w:ind w:left="840"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PCa配置完成+20分</w:t>
      </w:r>
    </w:p>
    <w:p w14:paraId="6A3F71D1">
      <w:pPr>
        <w:pStyle w:val="style66"/>
        <w:widowControl/>
        <w:numPr>
          <w:ilvl w:val="0"/>
          <w:numId w:val="0"/>
        </w:numPr>
        <w:spacing w:before="68" w:beforeAutospacing="false"/>
        <w:ind w:left="840"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PCb、PCc、PCd配置完成+10分</w:t>
      </w:r>
    </w:p>
    <w:p w14:paraId="03CA2B6E">
      <w:pPr>
        <w:pStyle w:val="style66"/>
        <w:widowControl/>
        <w:numPr>
          <w:ilvl w:val="0"/>
          <w:numId w:val="0"/>
        </w:numPr>
        <w:spacing w:before="68" w:beforeAutospacing="false"/>
        <w:ind w:left="840"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四台电脑能互相ping通且PCb、PCc、PCd能访问因特网+10分</w:t>
      </w:r>
    </w:p>
    <w:p w14:paraId="66908E69">
      <w:pPr>
        <w:pStyle w:val="style94"/>
        <w:keepNext w:val="false"/>
        <w:keepLines w:val="false"/>
        <w:widowControl w:val="false"/>
        <w:numPr>
          <w:ilvl w:val="0"/>
          <w:numId w:val="3"/>
        </w:numPr>
        <w:suppressLineNumbers w:val="false"/>
        <w:autoSpaceDE w:val="false"/>
        <w:autoSpaceDN w:val="false"/>
        <w:spacing w:before="68" w:beforeAutospacing="false" w:after="160" w:afterAutospacing="false" w:lineRule="auto" w:line="256"/>
        <w:ind w:left="420" w:leftChars="0" w:right="0" w:firstLine="0"/>
        <w:jc w:val="left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个人分，满分10</w:t>
      </w: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分</w:t>
      </w:r>
    </w:p>
    <w:p w14:paraId="071E6BA0">
      <w:pPr>
        <w:pStyle w:val="style0"/>
        <w:keepNext w:val="false"/>
        <w:keepLines w:val="false"/>
        <w:widowControl w:val="false"/>
        <w:suppressLineNumbers w:val="false"/>
        <w:autoSpaceDE w:val="false"/>
        <w:autoSpaceDN w:val="false"/>
        <w:spacing w:before="0" w:beforeAutospacing="true" w:after="160" w:afterAutospacing="false" w:lineRule="auto" w:line="256"/>
        <w:ind w:left="840" w:leftChars="0" w:right="0" w:firstLine="420" w:firstLineChars="0"/>
        <w:jc w:val="left"/>
        <w:rPr>
          <w:sz w:val="24"/>
          <w:szCs w:val="24"/>
        </w:rPr>
      </w:pPr>
      <w:r>
        <w:rPr>
          <w:rFonts w:ascii="宋体" w:cs="宋体" w:eastAsia="宋体" w:hAnsi="宋体" w:hint="eastAsia"/>
          <w:color w:val="000000"/>
          <w:kern w:val="0"/>
          <w:sz w:val="24"/>
          <w:szCs w:val="24"/>
          <w:lang w:val="en-US" w:eastAsia="zh-CN"/>
        </w:rPr>
        <w:t>根据实际表现情况给分（积极性、对实验的熟悉度、工作参与度等）</w:t>
      </w:r>
    </w:p>
    <w:p w14:paraId="65C8E02E">
      <w:pPr>
        <w:pStyle w:val="style66"/>
        <w:widowControl/>
        <w:numPr>
          <w:ilvl w:val="0"/>
          <w:numId w:val="0"/>
        </w:numPr>
        <w:spacing w:before="68" w:beforeAutospacing="false"/>
        <w:ind w:right="0" w:rightChars="0"/>
        <w:rPr>
          <w:rFonts w:hint="default"/>
          <w:lang w:val="en-US" w:eastAsia="zh-CN"/>
        </w:rPr>
      </w:pPr>
    </w:p>
    <w:p w14:paraId="40DC9023">
      <w:pPr>
        <w:pStyle w:val="style0"/>
        <w:ind w:left="420" w:leftChars="0" w:firstLine="420" w:firstLineChars="0"/>
        <w:rPr>
          <w:rFonts w:hint="default"/>
          <w:lang w:val="en-US" w:eastAsia="zh-CN"/>
        </w:rPr>
      </w:pPr>
    </w:p>
    <w:p w14:paraId="670456E5">
      <w:pPr>
        <w:pStyle w:val="style0"/>
        <w:rPr>
          <w:rFonts w:hint="default"/>
          <w:lang w:val="en-US" w:eastAsia="zh-CN"/>
        </w:rPr>
      </w:pPr>
    </w:p>
    <w:sectPr>
      <w:footerReference w:type="even" r:id="rId16"/>
      <w:footerReference w:type="default" r:id="rId17"/>
      <w:footerReference w:type="first" r:id="rId18"/>
      <w:pgSz w:w="11906" w:h="16838" w:orient="portrait"/>
      <w:pgMar w:top="1457" w:right="286" w:bottom="1695" w:left="1757" w:header="720" w:footer="966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Lucida Sans">
    <w:altName w:val="Lucida Sans"/>
    <w:panose1 w:val="020b0602030005020204"/>
    <w:charset w:val="00"/>
    <w:family w:val="swiss"/>
    <w:pitch w:val="default"/>
    <w:sig w:usb0="00000003" w:usb1="00000000" w:usb2="00000000" w:usb3="00000000" w:csb0="20000001" w:csb1="00000000"/>
  </w:font>
  <w:font w:name="Marlett">
    <w:altName w:val="Marlet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58AA0DF">
    <w:pPr>
      <w:pStyle w:val="style0"/>
      <w:tabs>
        <w:tab w:val="center" w:leader="none" w:pos="523"/>
        <w:tab w:val="center" w:leader="none" w:pos="8305"/>
      </w:tabs>
      <w:spacing w:after="0" w:lineRule="auto" w:line="259"/>
      <w:ind w:left="0" w:firstLine="0"/>
      <w:rPr/>
    </w:pPr>
    <w:r>
      <w:rPr>
        <w:rFonts w:ascii="Calibri" w:cs="Calibri" w:eastAsia="Calibri" w:hAnsi="Calibri"/>
        <w:sz w:val="22"/>
      </w:rPr>
      <w:t xml:space="preserve">   </w:t>
    </w:r>
    <w:r>
      <w:rPr>
        <w:rFonts w:ascii="Calibri" w:cs="Calibri" w:eastAsia="Calibri" w:hAnsi="Calibri"/>
        <w:sz w:val="22"/>
      </w:rPr>
      <w:tab/>
    </w:r>
    <w:r>
      <w:rPr>
        <w:rFonts w:ascii="Lucida Sans" w:cs="Lucida Sans" w:eastAsia="Lucida Sans" w:hAnsi="Lucida Sans"/>
        <w:sz w:val="18"/>
      </w:rPr>
      <w:t xml:space="preserve">    </w:t>
    </w:r>
    <w:r>
      <w:rPr>
        <w:rFonts w:ascii="Lucida Sans" w:cs="Lucida Sans" w:eastAsia="Lucida Sans" w:hAnsi="Lucida Sans"/>
        <w:sz w:val="18"/>
      </w:rPr>
      <w:tab/>
    </w: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Lucida Sans" w:cs="Lucida Sans" w:eastAsia="Lucida Sans" w:hAnsi="Lucida Sans"/>
        <w:sz w:val="18"/>
      </w:rPr>
      <w:t>1</w:t>
    </w:r>
    <w:r>
      <w:rPr>
        <w:rFonts w:ascii="Lucida Sans" w:cs="Lucida Sans" w:eastAsia="Lucida Sans" w:hAnsi="Lucida Sans"/>
        <w:sz w:val="18"/>
      </w:rPr>
      <w:fldChar w:fldCharType="end"/>
    </w:r>
    <w:r>
      <w:rPr>
        <w:rFonts w:ascii="Lucida Sans" w:cs="Lucida Sans" w:eastAsia="Lucida Sans" w:hAnsi="Lucida Sans"/>
        <w:sz w:val="18"/>
      </w:rPr>
      <w:t xml:space="preserve"> </w:t>
    </w:r>
    <w:r>
      <w:t xml:space="preserve">   </w:t>
    </w: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E926855">
    <w:pPr>
      <w:pStyle w:val="style0"/>
      <w:tabs>
        <w:tab w:val="center" w:leader="none" w:pos="523"/>
        <w:tab w:val="center" w:leader="none" w:pos="8305"/>
      </w:tabs>
      <w:spacing w:after="0" w:lineRule="auto" w:line="259"/>
      <w:ind w:left="0" w:firstLine="0"/>
      <w:rPr/>
    </w:pPr>
    <w:r>
      <w:rPr>
        <w:rFonts w:ascii="Calibri" w:cs="Calibri" w:eastAsia="Calibri" w:hAnsi="Calibri"/>
        <w:sz w:val="22"/>
      </w:rPr>
      <w:t xml:space="preserve">   </w:t>
    </w:r>
    <w:r>
      <w:rPr>
        <w:rFonts w:ascii="Calibri" w:cs="Calibri" w:eastAsia="Calibri" w:hAnsi="Calibri"/>
        <w:sz w:val="22"/>
      </w:rPr>
      <w:tab/>
    </w:r>
    <w:r>
      <w:rPr>
        <w:rFonts w:ascii="Lucida Sans" w:cs="Lucida Sans" w:eastAsia="Lucida Sans" w:hAnsi="Lucida Sans"/>
        <w:sz w:val="18"/>
      </w:rPr>
      <w:t xml:space="preserve">    </w:t>
    </w:r>
    <w:r>
      <w:rPr>
        <w:rFonts w:ascii="Lucida Sans" w:cs="Lucida Sans" w:eastAsia="Lucida Sans" w:hAnsi="Lucida Sans"/>
        <w:sz w:val="18"/>
      </w:rPr>
      <w:tab/>
    </w: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Lucida Sans" w:cs="Lucida Sans" w:eastAsia="Lucida Sans" w:hAnsi="Lucida Sans"/>
        <w:sz w:val="18"/>
      </w:rPr>
      <w:t>1</w:t>
    </w:r>
    <w:r>
      <w:rPr>
        <w:rFonts w:ascii="Lucida Sans" w:cs="Lucida Sans" w:eastAsia="Lucida Sans" w:hAnsi="Lucida Sans"/>
        <w:sz w:val="18"/>
      </w:rPr>
      <w:fldChar w:fldCharType="end"/>
    </w:r>
    <w:r>
      <w:rPr>
        <w:rFonts w:ascii="Lucida Sans" w:cs="Lucida Sans" w:eastAsia="Lucida Sans" w:hAnsi="Lucida Sans"/>
        <w:sz w:val="18"/>
      </w:rPr>
      <w:t xml:space="preserve"> </w:t>
    </w:r>
    <w:r>
      <w:t xml:space="preserve">   </w:t>
    </w: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1FA4D6B">
    <w:pPr>
      <w:pStyle w:val="style0"/>
      <w:tabs>
        <w:tab w:val="center" w:leader="none" w:pos="523"/>
        <w:tab w:val="center" w:leader="none" w:pos="8305"/>
      </w:tabs>
      <w:spacing w:after="0" w:lineRule="auto" w:line="259"/>
      <w:ind w:left="0" w:firstLine="0"/>
      <w:rPr/>
    </w:pPr>
    <w:r>
      <w:rPr>
        <w:rFonts w:ascii="Calibri" w:cs="Calibri" w:eastAsia="Calibri" w:hAnsi="Calibri"/>
        <w:sz w:val="22"/>
      </w:rPr>
      <w:t xml:space="preserve">   </w:t>
    </w:r>
    <w:r>
      <w:rPr>
        <w:rFonts w:ascii="Calibri" w:cs="Calibri" w:eastAsia="Calibri" w:hAnsi="Calibri"/>
        <w:sz w:val="22"/>
      </w:rPr>
      <w:tab/>
    </w:r>
    <w:r>
      <w:rPr>
        <w:rFonts w:ascii="Lucida Sans" w:cs="Lucida Sans" w:eastAsia="Lucida Sans" w:hAnsi="Lucida Sans"/>
        <w:sz w:val="18"/>
      </w:rPr>
      <w:t xml:space="preserve">    </w:t>
    </w:r>
    <w:r>
      <w:rPr>
        <w:rFonts w:ascii="Lucida Sans" w:cs="Lucida Sans" w:eastAsia="Lucida Sans" w:hAnsi="Lucida Sans"/>
        <w:sz w:val="18"/>
      </w:rPr>
      <w:tab/>
    </w: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Lucida Sans" w:cs="Lucida Sans" w:eastAsia="Lucida Sans" w:hAnsi="Lucida Sans"/>
        <w:sz w:val="18"/>
      </w:rPr>
      <w:t>1</w:t>
    </w:r>
    <w:r>
      <w:rPr>
        <w:rFonts w:ascii="Lucida Sans" w:cs="Lucida Sans" w:eastAsia="Lucida Sans" w:hAnsi="Lucida Sans"/>
        <w:sz w:val="18"/>
      </w:rPr>
      <w:fldChar w:fldCharType="end"/>
    </w:r>
    <w:r>
      <w:rPr>
        <w:rFonts w:ascii="Lucida Sans" w:cs="Lucida Sans" w:eastAsia="Lucida Sans" w:hAnsi="Lucida Sans"/>
        <w:sz w:val="18"/>
      </w:rPr>
      <w:t xml:space="preserve"> </w:t>
    </w:r>
    <w:r>
      <w:t xml:space="preserve">  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6F35ACB"/>
    <w:lvl w:ilvl="0">
      <w:start w:val="3"/>
      <w:numFmt w:val="decimal"/>
      <w:suff w:val="nothing"/>
      <w:lvlText w:val="%1、"/>
      <w:lvlJc w:val="left"/>
      <w:pPr>
        <w:ind w:left="0" w:firstLine="0"/>
      </w:pPr>
      <w:rPr>
        <w:rFonts w:ascii="Times New Roman" w:cs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firstLine="65176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firstLine="65176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firstLine="65176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firstLine="65176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firstLine="65176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firstLine="65176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firstLine="65176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firstLine="65176"/>
      </w:pPr>
    </w:lvl>
  </w:abstractNum>
  <w:abstractNum w:abstractNumId="1">
    <w:nsid w:val="00000001"/>
    <w:multiLevelType w:val="multilevel"/>
    <w:tmpl w:val="3B0D1351"/>
    <w:lvl w:ilvl="0">
      <w:start w:val="1"/>
      <w:numFmt w:val="bullet"/>
      <w:lvlText w:val=""/>
      <w:lvlJc w:val="left"/>
      <w:pPr>
        <w:tabs>
          <w:tab w:val="left" w:leader="none" w:pos="1440"/>
        </w:tabs>
        <w:ind w:left="14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leader="none" w:pos="1380"/>
        </w:tabs>
        <w:ind w:left="1380" w:hanging="420"/>
      </w:pPr>
      <w:rPr>
        <w:rFonts w:ascii="Marlett" w:hAnsi="Marlett" w:hint="default"/>
      </w:rPr>
    </w:lvl>
    <w:lvl w:ilvl="2">
      <w:start w:val="1"/>
      <w:numFmt w:val="bullet"/>
      <w:lvlText w:val=""/>
      <w:lvlJc w:val="left"/>
      <w:pPr>
        <w:tabs>
          <w:tab w:val="left" w:leader="none" w:pos="1800"/>
        </w:tabs>
        <w:ind w:left="1800" w:hanging="420"/>
      </w:pPr>
      <w:rPr>
        <w:rFonts w:ascii="Marlett" w:hAnsi="Marlett" w:hint="default"/>
      </w:rPr>
    </w:lvl>
    <w:lvl w:ilvl="3">
      <w:start w:val="1"/>
      <w:numFmt w:val="bullet"/>
      <w:lvlText w:val=""/>
      <w:lvlJc w:val="left"/>
      <w:pPr>
        <w:tabs>
          <w:tab w:val="left" w:leader="none" w:pos="2220"/>
        </w:tabs>
        <w:ind w:left="2220" w:hanging="420"/>
      </w:pPr>
      <w:rPr>
        <w:rFonts w:ascii="Marlett" w:hAnsi="Marlett" w:hint="default"/>
      </w:rPr>
    </w:lvl>
    <w:lvl w:ilvl="4">
      <w:start w:val="1"/>
      <w:numFmt w:val="bullet"/>
      <w:lvlText w:val=""/>
      <w:lvlJc w:val="left"/>
      <w:pPr>
        <w:tabs>
          <w:tab w:val="left" w:leader="none" w:pos="2640"/>
        </w:tabs>
        <w:ind w:left="2640" w:hanging="420"/>
      </w:pPr>
      <w:rPr>
        <w:rFonts w:ascii="Marlett" w:hAnsi="Marlett" w:hint="default"/>
      </w:rPr>
    </w:lvl>
    <w:lvl w:ilvl="5">
      <w:start w:val="1"/>
      <w:numFmt w:val="bullet"/>
      <w:lvlText w:val=""/>
      <w:lvlJc w:val="left"/>
      <w:pPr>
        <w:tabs>
          <w:tab w:val="left" w:leader="none" w:pos="3060"/>
        </w:tabs>
        <w:ind w:left="3060" w:hanging="420"/>
      </w:pPr>
      <w:rPr>
        <w:rFonts w:ascii="Marlett" w:hAnsi="Marlett" w:hint="default"/>
      </w:rPr>
    </w:lvl>
    <w:lvl w:ilvl="6">
      <w:start w:val="1"/>
      <w:numFmt w:val="bullet"/>
      <w:lvlText w:val=""/>
      <w:lvlJc w:val="left"/>
      <w:pPr>
        <w:tabs>
          <w:tab w:val="left" w:leader="none" w:pos="3480"/>
        </w:tabs>
        <w:ind w:left="3480" w:hanging="420"/>
      </w:pPr>
      <w:rPr>
        <w:rFonts w:ascii="Marlett" w:hAnsi="Marlett" w:hint="default"/>
      </w:rPr>
    </w:lvl>
    <w:lvl w:ilvl="7">
      <w:start w:val="1"/>
      <w:numFmt w:val="bullet"/>
      <w:lvlText w:val=""/>
      <w:lvlJc w:val="left"/>
      <w:pPr>
        <w:tabs>
          <w:tab w:val="left" w:leader="none" w:pos="3900"/>
        </w:tabs>
        <w:ind w:left="3900" w:hanging="420"/>
      </w:pPr>
      <w:rPr>
        <w:rFonts w:ascii="Marlett" w:hAnsi="Marlett" w:hint="default"/>
      </w:rPr>
    </w:lvl>
    <w:lvl w:ilvl="8">
      <w:start w:val="1"/>
      <w:numFmt w:val="bullet"/>
      <w:lvlText w:val=""/>
      <w:lvlJc w:val="left"/>
      <w:pPr>
        <w:tabs>
          <w:tab w:val="left" w:leader="none" w:pos="4320"/>
        </w:tabs>
        <w:ind w:left="4320" w:hanging="420"/>
      </w:pPr>
      <w:rPr>
        <w:rFonts w:ascii="Marlett" w:hAnsi="Marlett" w:hint="default"/>
      </w:rPr>
    </w:lvl>
  </w:abstractNum>
  <w:abstractNum w:abstractNumId="2">
    <w:nsid w:val="00000002"/>
    <w:multiLevelType w:val="singleLevel"/>
    <w:tmpl w:val="6FFCC2A8"/>
    <w:lvl w:ilvl="0">
      <w:start w:val="1"/>
      <w:numFmt w:val="decimal"/>
      <w:suff w:val="nothing"/>
      <w:lvlText w:val="%1、"/>
      <w:lvlJc w:val="left"/>
      <w:p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isplayHorizontalDrawingGridEvery w:val="1"/>
  <w:displayVerticalDrawingGridEvery w:val="1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19" w:lineRule="auto" w:line="270"/>
      <w:ind w:left="514" w:hanging="10"/>
    </w:pPr>
    <w:rPr>
      <w:rFonts w:ascii="宋体" w:cs="宋体" w:eastAsia="宋体" w:hAnsi="宋体"/>
      <w:color w:val="000000"/>
      <w:kern w:val="2"/>
      <w:sz w:val="24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after="431" w:lineRule="auto" w:line="259"/>
      <w:ind w:left="250"/>
      <w:outlineLvl w:val="0"/>
    </w:pPr>
    <w:rPr>
      <w:rFonts w:ascii="Lucida Sans" w:cs="Lucida Sans" w:eastAsia="Lucida Sans" w:hAnsi="Lucida Sans"/>
      <w:sz w:val="32"/>
    </w:rPr>
  </w:style>
  <w:style w:type="paragraph" w:styleId="style2">
    <w:name w:val="heading 2"/>
    <w:next w:val="style0"/>
    <w:link w:val="style4097"/>
    <w:qFormat/>
    <w:uiPriority w:val="9"/>
    <w:pPr>
      <w:keepNext/>
      <w:keepLines/>
      <w:spacing w:after="380" w:lineRule="auto" w:line="265"/>
      <w:ind w:left="490" w:hanging="10"/>
      <w:outlineLvl w:val="1"/>
    </w:pPr>
    <w:rPr>
      <w:rFonts w:ascii="黑体" w:cs="黑体" w:eastAsia="黑体" w:hAnsi="黑体"/>
      <w:color w:val="000000"/>
      <w:kern w:val="2"/>
      <w:sz w:val="28"/>
      <w:szCs w:val="22"/>
      <w:lang w:val="en-US" w:bidi="ar-SA" w:eastAsia="zh-CN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60" w:after="260" w:lineRule="auto" w:line="413"/>
      <w:outlineLvl w:val="2"/>
    </w:pPr>
    <w:rPr>
      <w:b/>
      <w:sz w:val="32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290" w:lineRule="auto" w:line="372"/>
      <w:outlineLvl w:val="3"/>
    </w:pPr>
    <w:rPr>
      <w:rFonts w:ascii="Arial" w:eastAsia="黑体" w:hAnsi="Arial"/>
      <w:b/>
      <w:sz w:val="28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0">
    <w:name w:val="annotation text"/>
    <w:basedOn w:val="style0"/>
    <w:next w:val="style30"/>
    <w:qFormat/>
    <w:uiPriority w:val="99"/>
    <w:pPr>
      <w:jc w:val="left"/>
    </w:pPr>
    <w:rPr/>
  </w:style>
  <w:style w:type="paragraph" w:styleId="style66">
    <w:name w:val="Body Text"/>
    <w:basedOn w:val="style0"/>
    <w:next w:val="style66"/>
    <w:uiPriority w:val="99"/>
    <w:pPr>
      <w:keepNext w:val="false"/>
      <w:keepLines w:val="false"/>
      <w:widowControl w:val="false"/>
      <w:suppressLineNumbers w:val="false"/>
      <w:autoSpaceDE w:val="false"/>
      <w:autoSpaceDN w:val="false"/>
      <w:spacing w:after="160" w:afterAutospacing="false" w:lineRule="auto" w:line="256"/>
      <w:jc w:val="left"/>
    </w:pPr>
    <w:rPr>
      <w:rFonts w:ascii="宋体" w:cs="宋体" w:eastAsia="宋体" w:hAnsi="宋体" w:hint="eastAsia"/>
      <w:kern w:val="0"/>
      <w:sz w:val="24"/>
      <w:szCs w:val="24"/>
      <w:lang w:val="en-US" w:eastAsia="zh-CN"/>
    </w:rPr>
  </w:style>
  <w:style w:type="paragraph" w:styleId="style31">
    <w:name w:val="header"/>
    <w:basedOn w:val="style0"/>
    <w:next w:val="style31"/>
    <w:link w:val="style4099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center"/>
    </w:pPr>
    <w:rPr>
      <w:sz w:val="18"/>
      <w:szCs w:val="18"/>
    </w:rPr>
  </w:style>
  <w:style w:type="paragraph" w:styleId="style94">
    <w:name w:val="Normal (Web)"/>
    <w:basedOn w:val="style0"/>
    <w:next w:val="style94"/>
    <w:uiPriority w:val="99"/>
    <w:pPr/>
    <w:rPr>
      <w:sz w:val="24"/>
    </w:rPr>
  </w:style>
  <w:style w:type="character" w:styleId="style85">
    <w:name w:val="Hyperlink"/>
    <w:basedOn w:val="style65"/>
    <w:next w:val="style85"/>
    <w:qFormat/>
    <w:uiPriority w:val="99"/>
    <w:rPr>
      <w:color w:val="0563c1"/>
      <w:u w:val="single"/>
    </w:rPr>
  </w:style>
  <w:style w:type="character" w:customStyle="1" w:styleId="style4097">
    <w:name w:val="标题 2 字符"/>
    <w:next w:val="style4097"/>
    <w:link w:val="style2"/>
    <w:qFormat/>
    <w:uiPriority w:val="0"/>
    <w:rPr>
      <w:rFonts w:ascii="黑体" w:cs="黑体" w:eastAsia="黑体" w:hAnsi="黑体"/>
      <w:color w:val="000000"/>
      <w:sz w:val="28"/>
    </w:rPr>
  </w:style>
  <w:style w:type="character" w:customStyle="1" w:styleId="style4098">
    <w:name w:val="标题 1 字符"/>
    <w:next w:val="style4098"/>
    <w:link w:val="style1"/>
    <w:qFormat/>
    <w:uiPriority w:val="0"/>
    <w:rPr>
      <w:rFonts w:ascii="Lucida Sans" w:cs="Lucida Sans" w:eastAsia="Lucida Sans" w:hAnsi="Lucida Sans"/>
      <w:color w:val="000000"/>
      <w:sz w:val="32"/>
    </w:rPr>
  </w:style>
  <w:style w:type="character" w:customStyle="1" w:styleId="style4099">
    <w:name w:val="页眉 字符"/>
    <w:basedOn w:val="style65"/>
    <w:next w:val="style4099"/>
    <w:link w:val="style31"/>
    <w:qFormat/>
    <w:uiPriority w:val="99"/>
    <w:rPr>
      <w:rFonts w:ascii="宋体" w:cs="宋体" w:eastAsia="宋体" w:hAnsi="宋体"/>
      <w:color w:val="000000"/>
      <w:sz w:val="18"/>
      <w:szCs w:val="18"/>
    </w:rPr>
  </w:style>
  <w:style w:type="character" w:customStyle="1" w:styleId="style4100">
    <w:name w:val="Unresolved Mention"/>
    <w:basedOn w:val="style65"/>
    <w:next w:val="style4100"/>
    <w:qFormat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fontTable" Target="fontTable.xml"/><Relationship Id="rId11" Type="http://schemas.openxmlformats.org/officeDocument/2006/relationships/image" Target="media/image10.png"/><Relationship Id="rId22" Type="http://schemas.openxmlformats.org/officeDocument/2006/relationships/theme" Target="theme/theme1.xml"/><Relationship Id="rId10" Type="http://schemas.openxmlformats.org/officeDocument/2006/relationships/image" Target="media/image9.png"/><Relationship Id="rId21" Type="http://schemas.openxmlformats.org/officeDocument/2006/relationships/settings" Target="settings.xml"/><Relationship Id="rId13" Type="http://schemas.openxmlformats.org/officeDocument/2006/relationships/image" Target="media/image11.png"/><Relationship Id="rId12" Type="http://schemas.openxmlformats.org/officeDocument/2006/relationships/image" Target="media/image2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image" Target="media/image4.png"/><Relationship Id="rId19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3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27</TotalTime>
  <Words>2169</Words>
  <Pages>13</Pages>
  <Characters>2708</Characters>
  <Application>WPS Office</Application>
  <DocSecurity>0</DocSecurity>
  <Paragraphs>138</Paragraphs>
  <ScaleCrop>false</ScaleCrop>
  <LinksUpToDate>false</LinksUpToDate>
  <CharactersWithSpaces>3108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2022-03-17T23:01:00Z</dcterms:created>
  <dc:creator>xl</dc:creator>
  <lastModifiedBy>LEM-AL00</lastModifiedBy>
  <dcterms:modified xsi:type="dcterms:W3CDTF">2025-11-29T07:54:39Z</dcterms:modified>
  <dc:title>Microsoft Word - 计算机网络实验教程实验二.doc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10d65d3676ed4bf488d7e2368dd7e052_23</vt:lpwstr>
  </property>
  <property fmtid="{D5CDD505-2E9C-101B-9397-08002B2CF9AE}" pid="4" name="KSOTemplateDocerSaveRecord">
    <vt:lpwstr>eyJoZGlkIjoiMjYyZjI3MjJlOTI2OGNiODQ2YTY2MTRjMDZlZmIwODciLCJ1c2VySWQiOiIxNjgxNjE2MDIzIn0=</vt:lpwstr>
  </property>
</Properties>
</file>