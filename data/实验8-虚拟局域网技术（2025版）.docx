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1CB0A">
      <w:pPr>
        <w:spacing w:line="24" w:lineRule="atLeast"/>
        <w:rPr>
          <w:rFonts w:hint="eastAsia"/>
          <w:b/>
          <w:sz w:val="32"/>
          <w:szCs w:val="32"/>
        </w:rPr>
      </w:pPr>
      <w:bookmarkStart w:id="0" w:name="_GoBack"/>
      <w:bookmarkEnd w:id="0"/>
      <w:r>
        <w:rPr>
          <w:rFonts w:hint="eastAsia"/>
          <w:b/>
          <w:sz w:val="32"/>
          <w:szCs w:val="32"/>
        </w:rPr>
        <w:t xml:space="preserve">  实验八：虚拟局域网技术</w:t>
      </w:r>
    </w:p>
    <w:p w14:paraId="2F1A456D">
      <w:pPr>
        <w:spacing w:line="24" w:lineRule="atLeast"/>
        <w:ind w:left="420"/>
        <w:rPr>
          <w:rFonts w:hint="eastAsia"/>
        </w:rPr>
      </w:pPr>
    </w:p>
    <w:p w14:paraId="268834A8">
      <w:pPr>
        <w:spacing w:line="24" w:lineRule="atLeast"/>
        <w:rPr>
          <w:rFonts w:hint="eastAsia"/>
          <w:b/>
          <w:sz w:val="30"/>
          <w:szCs w:val="30"/>
        </w:rPr>
      </w:pPr>
      <w:r>
        <w:rPr>
          <w:b/>
          <w:sz w:val="30"/>
          <w:szCs w:val="30"/>
        </w:rPr>
        <w:t xml:space="preserve">8.0 </w:t>
      </w:r>
      <w:r>
        <w:rPr>
          <w:rFonts w:hint="eastAsia" w:ascii="宋体" w:hAnsi="宋体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问题的提出</w:t>
      </w:r>
    </w:p>
    <w:p w14:paraId="5207648C">
      <w:pPr>
        <w:spacing w:line="24" w:lineRule="atLeast"/>
        <w:ind w:firstLine="420"/>
        <w:rPr>
          <w:rFonts w:hint="eastAsia"/>
        </w:rPr>
      </w:pPr>
      <w:r>
        <w:rPr>
          <w:rFonts w:hint="eastAsia"/>
        </w:rPr>
        <w:t>某公司有财务部门和市场部门，为了信息的保密性要求，财务部门和市场部门之间的计算机不能互相访问（公司规模很小，所有部门的计算机都连接到一台接入的交换机上）。为了实现财务部门和市场部门访问的隔离，可以在接入层交换机上通过 VLAN 技术来实现隔离功能。相同 VLAN 内的设备可以互相访问，不同 VLAN 间的设备不能访问。</w:t>
      </w:r>
    </w:p>
    <w:p w14:paraId="1E4F6B5D">
      <w:pPr>
        <w:spacing w:line="24" w:lineRule="atLeast"/>
        <w:ind w:left="420"/>
        <w:rPr>
          <w:rFonts w:hint="eastAsia"/>
        </w:rPr>
      </w:pPr>
    </w:p>
    <w:p w14:paraId="506F4288">
      <w:pPr>
        <w:spacing w:line="24" w:lineRule="atLeast"/>
        <w:rPr>
          <w:rFonts w:hint="eastAsia" w:ascii="宋体" w:hAnsi="宋体"/>
          <w:b/>
          <w:sz w:val="30"/>
          <w:szCs w:val="30"/>
        </w:rPr>
      </w:pPr>
      <w:r>
        <w:rPr>
          <w:b/>
          <w:sz w:val="30"/>
          <w:szCs w:val="30"/>
        </w:rPr>
        <w:t>8.1</w:t>
      </w:r>
      <w:r>
        <w:rPr>
          <w:rFonts w:hint="eastAsia" w:ascii="宋体" w:hAnsi="宋体"/>
          <w:b/>
          <w:sz w:val="30"/>
          <w:szCs w:val="30"/>
        </w:rPr>
        <w:t xml:space="preserve">  实验 </w:t>
      </w:r>
      <w:r>
        <w:rPr>
          <w:rFonts w:ascii="宋体" w:hAnsi="宋体"/>
          <w:b/>
          <w:sz w:val="30"/>
          <w:szCs w:val="30"/>
        </w:rPr>
        <w:t>8</w:t>
      </w:r>
      <w:r>
        <w:rPr>
          <w:rFonts w:hint="eastAsia" w:ascii="宋体" w:hAnsi="宋体"/>
          <w:b/>
          <w:sz w:val="30"/>
          <w:szCs w:val="30"/>
        </w:rPr>
        <w:t>-1 VLAN 基础</w:t>
      </w:r>
    </w:p>
    <w:p w14:paraId="628855B4">
      <w:pPr>
        <w:spacing w:line="24" w:lineRule="atLeast"/>
        <w:ind w:left="420"/>
        <w:rPr>
          <w:rFonts w:hint="eastAsia"/>
        </w:rPr>
      </w:pPr>
      <w:r>
        <w:rPr>
          <w:rFonts w:hint="eastAsia"/>
        </w:rPr>
        <w:tab/>
      </w:r>
    </w:p>
    <w:p w14:paraId="2DC22343">
      <w:pPr>
        <w:spacing w:line="24" w:lineRule="atLeast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>8</w:t>
      </w:r>
      <w:r>
        <w:rPr>
          <w:rFonts w:hint="eastAsia"/>
          <w:b/>
          <w:sz w:val="28"/>
          <w:szCs w:val="28"/>
        </w:rPr>
        <w:t>.</w:t>
      </w:r>
      <w:r>
        <w:rPr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.1.</w:t>
      </w:r>
      <w:r>
        <w:rPr>
          <w:rFonts w:hint="eastAsia"/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实验内容</w:t>
      </w:r>
    </w:p>
    <w:p w14:paraId="6B373FED">
      <w:pPr>
        <w:spacing w:line="24" w:lineRule="atLeast"/>
      </w:pPr>
    </w:p>
    <w:p w14:paraId="7EF673E1">
      <w:pPr>
        <w:spacing w:line="24" w:lineRule="atLeast"/>
        <w:ind w:firstLine="420"/>
        <w:rPr>
          <w:rFonts w:hint="eastAsia"/>
        </w:rPr>
      </w:pPr>
      <w:r>
        <w:rPr>
          <w:rFonts w:hint="eastAsia"/>
        </w:rPr>
        <w:t>在一台交换机上划分 VLAN，用 ping 命令测试在同一 VLAN 和不同VLAN 中设备的连通性；然后，在交换机上配置 Trunk 端口，用 ping 命令测试在同一 VLAN 和不同 VLAN 中设备的连通性。</w:t>
      </w:r>
    </w:p>
    <w:p w14:paraId="4C848D94">
      <w:pPr>
        <w:spacing w:line="24" w:lineRule="atLeast"/>
        <w:ind w:left="840" w:firstLine="420"/>
        <w:rPr>
          <w:rFonts w:hint="eastAsia" w:eastAsia="宋体"/>
          <w:lang w:eastAsia="zh"/>
        </w:rPr>
      </w:pPr>
    </w:p>
    <w:p w14:paraId="1269AC64">
      <w:pPr>
        <w:spacing w:line="24" w:lineRule="atLeast"/>
        <w:ind w:firstLine="420"/>
        <w:rPr>
          <w:rFonts w:hint="eastAsia"/>
          <w:b/>
          <w:bCs/>
          <w:color w:val="C00000"/>
        </w:rPr>
      </w:pPr>
      <w:r>
        <w:rPr>
          <w:rFonts w:hint="eastAsia"/>
          <w:b/>
          <w:bCs/>
          <w:color w:val="C00000"/>
        </w:rPr>
        <w:t>注意事项：接下来每个小实验结束后，都需要将各个设备的配置重置掉，否则网络设备的配置信息会继续保留影响后续实验，具体重置操作：首先退出系统视图，然后输入</w:t>
      </w:r>
    </w:p>
    <w:p w14:paraId="7F12096B">
      <w:pPr>
        <w:spacing w:line="24" w:lineRule="atLeast"/>
        <w:ind w:firstLine="420"/>
        <w:rPr>
          <w:b/>
          <w:bCs/>
          <w:color w:val="C00000"/>
        </w:rPr>
      </w:pPr>
      <w:r>
        <w:rPr>
          <w:rFonts w:hint="eastAsia"/>
          <w:b/>
          <w:bCs/>
          <w:color w:val="C00000"/>
        </w:rPr>
        <w:t>reboot，第一个选项输入N，第二个输入Y，等待一段时间后即可。</w:t>
      </w:r>
    </w:p>
    <w:p w14:paraId="6F2B04E8">
      <w:pPr>
        <w:spacing w:line="24" w:lineRule="atLeast"/>
        <w:ind w:left="840" w:firstLine="420"/>
        <w:rPr>
          <w:b/>
          <w:bCs/>
          <w:color w:val="C00000"/>
        </w:rPr>
      </w:pPr>
    </w:p>
    <w:p w14:paraId="5AFBBB44">
      <w:pPr>
        <w:spacing w:line="24" w:lineRule="atLeast"/>
        <w:ind w:left="840" w:firstLine="420"/>
        <w:rPr>
          <w:rFonts w:hint="eastAsia"/>
        </w:rPr>
      </w:pPr>
    </w:p>
    <w:p w14:paraId="03494C07">
      <w:pPr>
        <w:spacing w:line="24" w:lineRule="atLeast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>8.1.2</w:t>
      </w:r>
      <w:r>
        <w:rPr>
          <w:rFonts w:hint="eastAsia"/>
          <w:b/>
          <w:sz w:val="28"/>
          <w:szCs w:val="28"/>
        </w:rPr>
        <w:t xml:space="preserve">  实验目的</w:t>
      </w:r>
    </w:p>
    <w:p w14:paraId="3156A368">
      <w:pPr>
        <w:spacing w:line="24" w:lineRule="atLeast"/>
      </w:pPr>
    </w:p>
    <w:p w14:paraId="3E93E21B">
      <w:pPr>
        <w:spacing w:line="24" w:lineRule="atLeast"/>
        <w:ind w:firstLine="420"/>
        <w:rPr>
          <w:rFonts w:hint="eastAsia"/>
        </w:rPr>
      </w:pPr>
      <w:r>
        <w:rPr>
          <w:rFonts w:hint="eastAsia"/>
        </w:rPr>
        <w:t>通过本实验的学习，我们应该掌握：</w:t>
      </w:r>
    </w:p>
    <w:p w14:paraId="719B6B0A">
      <w:pPr>
        <w:spacing w:line="24" w:lineRule="atLeast"/>
        <w:ind w:firstLine="420"/>
        <w:rPr>
          <w:rFonts w:hint="eastAsia"/>
        </w:rPr>
      </w:pPr>
      <w:r>
        <w:rPr>
          <w:rFonts w:hint="eastAsia"/>
        </w:rPr>
        <w:t>·VLAN 技术的基本原理</w:t>
      </w:r>
    </w:p>
    <w:p w14:paraId="3D91A475">
      <w:pPr>
        <w:spacing w:line="24" w:lineRule="atLeast"/>
        <w:ind w:firstLine="420"/>
        <w:rPr>
          <w:rFonts w:hint="eastAsia"/>
        </w:rPr>
      </w:pPr>
      <w:r>
        <w:rPr>
          <w:rFonts w:hint="eastAsia"/>
        </w:rPr>
        <w:t>·VLAN 技术的作用</w:t>
      </w:r>
    </w:p>
    <w:p w14:paraId="1A4AD3A7">
      <w:pPr>
        <w:spacing w:line="24" w:lineRule="atLeast"/>
        <w:ind w:firstLine="420"/>
        <w:rPr>
          <w:rFonts w:hint="eastAsia"/>
        </w:rPr>
      </w:pPr>
      <w:r>
        <w:rPr>
          <w:rFonts w:hint="eastAsia"/>
        </w:rPr>
        <w:t>·VLAN 的类型</w:t>
      </w:r>
    </w:p>
    <w:p w14:paraId="56D0F61B">
      <w:pPr>
        <w:spacing w:line="24" w:lineRule="atLeast"/>
        <w:ind w:firstLine="420"/>
        <w:rPr>
          <w:rFonts w:hint="eastAsia"/>
        </w:rPr>
      </w:pPr>
      <w:r>
        <w:rPr>
          <w:rFonts w:hint="eastAsia"/>
        </w:rPr>
        <w:t>·VLAN 的基本配置</w:t>
      </w:r>
    </w:p>
    <w:p w14:paraId="3D2493AE">
      <w:pPr>
        <w:spacing w:line="24" w:lineRule="atLeast"/>
        <w:ind w:left="1260"/>
        <w:rPr>
          <w:rFonts w:hint="eastAsia"/>
        </w:rPr>
      </w:pPr>
    </w:p>
    <w:p w14:paraId="0F3E2D0F">
      <w:pPr>
        <w:spacing w:line="24" w:lineRule="atLeast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>8.1.3</w:t>
      </w:r>
      <w:r>
        <w:rPr>
          <w:rFonts w:hint="eastAsia"/>
          <w:b/>
          <w:sz w:val="28"/>
          <w:szCs w:val="28"/>
        </w:rPr>
        <w:t xml:space="preserve">  实验拓扑图</w:t>
      </w:r>
    </w:p>
    <w:p w14:paraId="7C31BCB6">
      <w:pPr>
        <w:spacing w:line="24" w:lineRule="atLeast"/>
      </w:pPr>
    </w:p>
    <w:p w14:paraId="135C346E">
      <w:pPr>
        <w:spacing w:line="24" w:lineRule="atLeast"/>
        <w:rPr>
          <w:rFonts w:hint="eastAsia"/>
        </w:rPr>
      </w:pPr>
      <w:r>
        <w:drawing>
          <wp:inline distT="0" distB="0" distL="114300" distR="114300">
            <wp:extent cx="5273040" cy="3543300"/>
            <wp:effectExtent l="0" t="0" r="1016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19F76">
      <w:pPr>
        <w:spacing w:line="24" w:lineRule="atLeast"/>
        <w:ind w:left="840"/>
        <w:rPr>
          <w:rFonts w:hint="eastAsia"/>
        </w:rPr>
      </w:pPr>
    </w:p>
    <w:p w14:paraId="38B9F877">
      <w:pPr>
        <w:spacing w:line="24" w:lineRule="atLeast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>8.2.4</w:t>
      </w:r>
      <w:r>
        <w:rPr>
          <w:rFonts w:hint="eastAsia"/>
          <w:b/>
          <w:sz w:val="28"/>
          <w:szCs w:val="28"/>
        </w:rPr>
        <w:t xml:space="preserve">  实验设备</w:t>
      </w:r>
    </w:p>
    <w:p w14:paraId="72B48EB7">
      <w:pPr>
        <w:spacing w:line="24" w:lineRule="atLeast"/>
        <w:ind w:left="1680"/>
        <w:rPr>
          <w:rFonts w:hint="eastAsia"/>
        </w:rPr>
      </w:pPr>
    </w:p>
    <w:p w14:paraId="2C85D7DD">
      <w:pPr>
        <w:spacing w:line="24" w:lineRule="atLeast"/>
        <w:ind w:left="420" w:firstLine="420"/>
        <w:rPr>
          <w:rFonts w:hint="eastAsia"/>
        </w:rPr>
      </w:pPr>
      <w:r>
        <w:rPr>
          <w:rFonts w:hint="eastAsia"/>
        </w:rPr>
        <w:t>1 台 2 层交换机</w:t>
      </w:r>
    </w:p>
    <w:p w14:paraId="57992811">
      <w:pPr>
        <w:spacing w:line="24" w:lineRule="atLeast"/>
        <w:ind w:left="420" w:firstLine="420"/>
        <w:rPr>
          <w:rFonts w:hint="eastAsia" w:eastAsia="宋体"/>
          <w:lang w:eastAsia="zh"/>
        </w:rPr>
      </w:pPr>
      <w:r>
        <w:rPr>
          <w:rFonts w:hint="eastAsia"/>
        </w:rPr>
        <w:t>4 台 pc</w:t>
      </w:r>
    </w:p>
    <w:p w14:paraId="62862DFC">
      <w:pPr>
        <w:spacing w:line="24" w:lineRule="atLeast"/>
        <w:ind w:left="1260"/>
        <w:rPr>
          <w:rFonts w:hint="eastAsia"/>
        </w:rPr>
      </w:pPr>
    </w:p>
    <w:p w14:paraId="5402B420">
      <w:pPr>
        <w:spacing w:line="24" w:lineRule="atLeast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8</w:t>
      </w:r>
      <w:r>
        <w:rPr>
          <w:b/>
          <w:sz w:val="28"/>
          <w:szCs w:val="28"/>
        </w:rPr>
        <w:t xml:space="preserve">.2.5  </w:t>
      </w:r>
      <w:r>
        <w:rPr>
          <w:rFonts w:hint="eastAsia"/>
          <w:b/>
          <w:sz w:val="28"/>
          <w:szCs w:val="28"/>
        </w:rPr>
        <w:t xml:space="preserve">实验步骤 </w:t>
      </w:r>
    </w:p>
    <w:p w14:paraId="4528C922">
      <w:pPr>
        <w:spacing w:line="24" w:lineRule="atLeast"/>
        <w:ind w:left="1680"/>
        <w:rPr>
          <w:rFonts w:hint="eastAsia"/>
        </w:rPr>
      </w:pPr>
    </w:p>
    <w:p w14:paraId="76BAC29F">
      <w:pPr>
        <w:spacing w:line="24" w:lineRule="atLeast"/>
        <w:ind w:firstLine="420"/>
        <w:rPr>
          <w:rFonts w:hint="eastAsia" w:eastAsia="宋体"/>
          <w:lang w:eastAsia="zh"/>
        </w:rPr>
      </w:pPr>
      <w:r>
        <w:rPr>
          <w:rFonts w:hint="eastAsia"/>
        </w:rPr>
        <w:t>1）</w:t>
      </w:r>
      <w:r>
        <w:rPr>
          <w:rFonts w:hint="eastAsia"/>
        </w:rPr>
        <w:tab/>
      </w:r>
      <w:r>
        <w:rPr>
          <w:rFonts w:hint="eastAsia"/>
        </w:rPr>
        <w:t>用网线将每组的 4 台 PC 的 B 口（以太网口）与</w:t>
      </w:r>
      <w:r>
        <w:rPr>
          <w:rFonts w:hint="eastAsia"/>
          <w:lang w:eastAsia="zh"/>
        </w:rPr>
        <w:t>二层</w:t>
      </w:r>
      <w:r>
        <w:rPr>
          <w:rFonts w:hint="eastAsia"/>
        </w:rPr>
        <w:t>交换机的以太网口连接（参照拓扑图）</w:t>
      </w:r>
      <w:r>
        <w:rPr>
          <w:rFonts w:hint="eastAsia"/>
          <w:lang w:eastAsia="zh"/>
        </w:rPr>
        <w:t>，注意需要连接到交换机对应的接口，比如E1/0/3对应相应交换机的3号端口。</w:t>
      </w:r>
    </w:p>
    <w:p w14:paraId="19D68DD2">
      <w:pPr>
        <w:spacing w:line="24" w:lineRule="atLeast"/>
        <w:ind w:firstLine="420"/>
        <w:rPr>
          <w:rFonts w:hint="eastAsia"/>
        </w:rPr>
      </w:pPr>
      <w:r>
        <w:rPr>
          <w:rFonts w:hint="eastAsia"/>
        </w:rPr>
        <w:t>2）</w:t>
      </w:r>
      <w:r>
        <w:rPr>
          <w:rFonts w:hint="eastAsia"/>
        </w:rPr>
        <w:tab/>
      </w:r>
      <w:r>
        <w:rPr>
          <w:rFonts w:hint="eastAsia"/>
        </w:rPr>
        <w:t>每组的一台 PC 登陆网络设备控制台</w:t>
      </w:r>
      <w:r>
        <w:rPr>
          <w:rFonts w:hint="eastAsia"/>
          <w:lang w:eastAsia="zh"/>
        </w:rPr>
        <w:t>（用谷歌/火狐浏览器输入对应地址，详见实验3）</w:t>
      </w:r>
      <w:r>
        <w:rPr>
          <w:rFonts w:hint="eastAsia"/>
        </w:rPr>
        <w:t>，双击 2 层交换机图标配置 VLAN，</w:t>
      </w:r>
    </w:p>
    <w:p w14:paraId="20A5B153">
      <w:pPr>
        <w:spacing w:line="24" w:lineRule="atLeast"/>
        <w:ind w:left="1680" w:hanging="420"/>
        <w:rPr>
          <w:rFonts w:hint="eastAsia"/>
        </w:rPr>
      </w:pPr>
    </w:p>
    <w:p w14:paraId="42FB82A9">
      <w:pPr>
        <w:spacing w:line="24" w:lineRule="atLeast"/>
        <w:ind w:left="420" w:firstLine="420"/>
        <w:rPr>
          <w:ins w:id="0" w:author="李甘" w:date="2025-03-23T00:04:00Z"/>
          <w:rFonts w:hint="eastAsia"/>
        </w:rPr>
      </w:pPr>
      <w:r>
        <w:rPr>
          <w:rFonts w:hint="eastAsia"/>
        </w:rPr>
        <w:t>配置命令如下：</w:t>
      </w:r>
    </w:p>
    <w:p w14:paraId="772D7916">
      <w:pPr>
        <w:spacing w:line="24" w:lineRule="atLeast"/>
        <w:ind w:left="0" w:firstLine="420"/>
        <w:rPr>
          <w:ins w:id="2" w:author="李甘" w:date="2025-03-23T00:05:00Z"/>
          <w:rFonts w:hint="eastAsia" w:ascii="Times New Roman" w:hAnsi="Times New Roman" w:eastAsia="宋体" w:cs="Times New Roman"/>
          <w:sz w:val="21"/>
          <w:szCs w:val="24"/>
          <w:lang w:val="en"/>
        </w:rPr>
        <w:pPrChange w:id="1" w:author="李甘" w:date="">
          <w:pPr>
            <w:spacing w:line="24" w:lineRule="atLeast"/>
            <w:ind w:left="420" w:firstLine="420"/>
          </w:pPr>
        </w:pPrChange>
      </w:pPr>
    </w:p>
    <w:p w14:paraId="358C2C9F">
      <w:pPr>
        <w:spacing w:line="24" w:lineRule="atLeast"/>
        <w:ind w:left="0" w:firstLine="420"/>
        <w:rPr>
          <w:rFonts w:hint="eastAsia" w:ascii="Times New Roman" w:hAnsi="Times New Roman" w:eastAsia="宋体" w:cs="Times New Roman"/>
          <w:b/>
          <w:bCs/>
          <w:rPrChange w:id="4" w:author="李甘" w:date="2025-03-23T00:05:00Z">
            <w:rPr>
              <w:rFonts w:hint="eastAsia"/>
            </w:rPr>
          </w:rPrChange>
        </w:rPr>
        <w:pPrChange w:id="3" w:author="李甘" w:date="">
          <w:pPr>
            <w:spacing w:line="24" w:lineRule="atLeast"/>
            <w:ind w:left="420" w:firstLine="420"/>
          </w:pPr>
        </w:pPrChange>
      </w:pPr>
      <w:ins w:id="5" w:author="李甘" w:date="2025-03-23T00:04:00Z">
        <w:r>
          <w:rPr>
            <w:rFonts w:hint="eastAsia" w:ascii="Times New Roman" w:hAnsi="Times New Roman" w:eastAsia="宋体" w:cs="Times New Roman"/>
            <w:b/>
            <w:bCs/>
            <w:sz w:val="21"/>
            <w:szCs w:val="24"/>
            <w:lang w:val="en"/>
            <w:rPrChange w:id="6" w:author="李甘" w:date="2025-03-23T00:05:00Z">
              <w:rPr>
                <w:rFonts w:hint="default" w:ascii="微软雅黑" w:hAnsi="微软雅黑" w:eastAsia="微软雅黑"/>
                <w:sz w:val="22"/>
                <w:szCs w:val="22"/>
                <w:lang w:val="en"/>
              </w:rPr>
            </w:rPrChange>
          </w:rPr>
          <w:t>登陆后，请按照如下步骤重置交换机：（如果在光标前显示[...]，说明你位于系统视图中，</w:t>
        </w:r>
      </w:ins>
      <w:ins w:id="8" w:author="李甘" w:date="2025-03-23T00:04:00Z">
        <w:r>
          <w:rPr>
            <w:rFonts w:hint="eastAsia" w:ascii="Times New Roman" w:hAnsi="Times New Roman" w:eastAsia="宋体" w:cs="Times New Roman"/>
            <w:b/>
            <w:bCs/>
            <w:sz w:val="21"/>
            <w:szCs w:val="24"/>
            <w:lang w:val="en"/>
            <w:rPrChange w:id="9" w:author="李甘" w:date="2025-03-23T00:05:00Z">
              <w:rPr>
                <w:rFonts w:hint="default" w:ascii="微软雅黑" w:hAnsi="微软雅黑" w:eastAsia="微软雅黑"/>
                <w:sz w:val="22"/>
                <w:szCs w:val="22"/>
                <w:lang w:val="en"/>
              </w:rPr>
            </w:rPrChange>
          </w:rPr>
          <w:t>先按Ctrl+Z退出系统视图），然后输入reboot，第一个选项输入N，第二个输入Y，等待一段时间后即可。</w:t>
        </w:r>
      </w:ins>
    </w:p>
    <w:p w14:paraId="1FACB707">
      <w:pPr>
        <w:spacing w:line="24" w:lineRule="atLeast"/>
        <w:ind w:left="420" w:firstLine="420"/>
        <w:jc w:val="center"/>
        <w:rPr>
          <w:rFonts w:hint="eastAsia"/>
        </w:rPr>
      </w:pPr>
    </w:p>
    <w:p w14:paraId="4D0C8AF5">
      <w:pPr>
        <w:spacing w:line="24" w:lineRule="atLeast"/>
        <w:ind w:left="420" w:firstLine="420"/>
        <w:rPr>
          <w:rFonts w:hint="eastAsia"/>
        </w:rPr>
      </w:pPr>
      <w:r>
        <w:rPr>
          <w:rFonts w:hint="eastAsia"/>
        </w:rPr>
        <w:t>&lt;H3C&gt;system-view</w:t>
      </w:r>
    </w:p>
    <w:p w14:paraId="6F5A942E">
      <w:pPr>
        <w:spacing w:line="24" w:lineRule="atLeast"/>
        <w:ind w:left="420" w:firstLine="420"/>
        <w:rPr>
          <w:rFonts w:hint="eastAsia"/>
        </w:rPr>
      </w:pPr>
      <w:r>
        <w:rPr>
          <w:rFonts w:hint="eastAsia"/>
        </w:rPr>
        <w:t>[H3C]sysname SW3</w:t>
      </w:r>
    </w:p>
    <w:p w14:paraId="016DA830">
      <w:pPr>
        <w:spacing w:line="24" w:lineRule="atLeast"/>
        <w:ind w:left="420" w:firstLine="420"/>
        <w:rPr>
          <w:rFonts w:hint="eastAsia"/>
        </w:rPr>
      </w:pPr>
      <w:r>
        <w:rPr>
          <w:rFonts w:hint="eastAsia"/>
        </w:rPr>
        <w:t>[SW3]vlan 2</w:t>
      </w:r>
    </w:p>
    <w:p w14:paraId="2043F847">
      <w:pPr>
        <w:spacing w:line="24" w:lineRule="atLeast"/>
        <w:ind w:left="420" w:firstLine="420"/>
        <w:rPr>
          <w:rFonts w:hint="eastAsia" w:eastAsia="宋体"/>
          <w:lang w:eastAsia="zh"/>
        </w:rPr>
      </w:pPr>
      <w:r>
        <w:rPr>
          <w:rFonts w:hint="eastAsia"/>
        </w:rPr>
        <w:t>[SW3-vlan2]port Ethernet 1/0/</w:t>
      </w:r>
      <w:r>
        <w:t>1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C00000"/>
          <w:lang w:val="en-US" w:eastAsia="zh-CN"/>
        </w:rPr>
        <w:t>to</w:t>
      </w:r>
      <w:r>
        <w:rPr>
          <w:rFonts w:hint="eastAsia"/>
        </w:rPr>
        <w:t xml:space="preserve"> Ethernet 1/0/4</w:t>
      </w:r>
      <w:r>
        <w:rPr>
          <w:rFonts w:hint="eastAsia"/>
          <w:lang w:eastAsia="zh"/>
        </w:rPr>
        <w:t xml:space="preserve">  //设置端口1~4为VLAN2</w:t>
      </w:r>
    </w:p>
    <w:p w14:paraId="30E7CF1D">
      <w:pPr>
        <w:spacing w:line="24" w:lineRule="atLeast"/>
        <w:ind w:left="420" w:firstLine="420"/>
        <w:rPr>
          <w:rFonts w:hint="eastAsia"/>
        </w:rPr>
      </w:pPr>
      <w:r>
        <w:rPr>
          <w:rFonts w:hint="eastAsia"/>
        </w:rPr>
        <w:t>[SW3-vlan2]quit</w:t>
      </w:r>
    </w:p>
    <w:p w14:paraId="6C24969C">
      <w:pPr>
        <w:spacing w:line="24" w:lineRule="atLeast"/>
        <w:ind w:left="420" w:firstLine="420"/>
        <w:rPr>
          <w:rFonts w:hint="eastAsia"/>
        </w:rPr>
      </w:pPr>
      <w:r>
        <w:rPr>
          <w:rFonts w:hint="eastAsia"/>
        </w:rPr>
        <w:t>[SW3]vlan 3</w:t>
      </w:r>
    </w:p>
    <w:p w14:paraId="5C9242FC">
      <w:pPr>
        <w:spacing w:line="24" w:lineRule="atLeast"/>
        <w:ind w:left="420" w:firstLine="420"/>
      </w:pPr>
      <w:r>
        <w:rPr>
          <w:rFonts w:hint="eastAsia"/>
        </w:rPr>
        <w:t xml:space="preserve">[SW3-vlan3]port Ethernet 1/0/5 </w:t>
      </w:r>
      <w:r>
        <w:rPr>
          <w:rFonts w:hint="eastAsia"/>
          <w:color w:val="C00000"/>
          <w:lang w:val="en-US" w:eastAsia="zh-CN"/>
        </w:rPr>
        <w:t>to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Ethernet 1/0/</w:t>
      </w:r>
      <w:r>
        <w:t>8</w:t>
      </w:r>
      <w:r>
        <w:rPr>
          <w:rFonts w:hint="eastAsia"/>
          <w:lang w:eastAsia="zh"/>
        </w:rPr>
        <w:t xml:space="preserve">  //设置端口5~8为VLAN3</w:t>
      </w:r>
    </w:p>
    <w:p w14:paraId="14E19E0E">
      <w:pPr>
        <w:spacing w:line="24" w:lineRule="atLeast"/>
        <w:ind w:left="420" w:firstLine="420"/>
        <w:rPr>
          <w:rFonts w:hint="eastAsia"/>
        </w:rPr>
      </w:pPr>
    </w:p>
    <w:p w14:paraId="219A31CC">
      <w:pPr>
        <w:spacing w:line="24" w:lineRule="atLeast"/>
        <w:ind w:left="420" w:firstLine="420"/>
        <w:rPr>
          <w:rFonts w:hint="eastAsia"/>
        </w:rPr>
      </w:pPr>
      <w:r>
        <w:rPr>
          <w:rFonts w:hint="eastAsia"/>
        </w:rPr>
        <w:tab/>
      </w:r>
    </w:p>
    <w:p w14:paraId="6A3B0FB0">
      <w:pPr>
        <w:spacing w:line="24" w:lineRule="atLeast"/>
        <w:ind w:firstLine="420"/>
      </w:pPr>
      <w:r>
        <w:rPr>
          <w:rFonts w:hint="eastAsia"/>
        </w:rPr>
        <w:t>3）</w:t>
      </w:r>
      <w:r>
        <w:rPr>
          <w:rFonts w:hint="eastAsia"/>
        </w:rPr>
        <w:tab/>
      </w:r>
      <w:r>
        <w:rPr>
          <w:rFonts w:hint="eastAsia"/>
        </w:rPr>
        <w:t xml:space="preserve">按照拓扑图修改 4 台 pc 的 ip 地址（PCa:192.168.2.100 PCb:192.168.2.101  PCc：192.168.2.102  PCd：192.168.2.103），子网掩码都改为 255.255.255.0. </w:t>
      </w:r>
    </w:p>
    <w:p w14:paraId="10F10AB1">
      <w:pPr>
        <w:spacing w:line="24" w:lineRule="atLeast"/>
        <w:ind w:firstLine="420"/>
        <w:rPr>
          <w:rFonts w:hint="eastAsia"/>
        </w:rPr>
      </w:pPr>
    </w:p>
    <w:p w14:paraId="24B1D666">
      <w:pPr>
        <w:spacing w:line="24" w:lineRule="atLeast"/>
        <w:ind w:firstLine="420"/>
      </w:pPr>
      <w:r>
        <w:rPr>
          <w:rFonts w:hint="eastAsia"/>
        </w:rPr>
        <w:t>4）</w:t>
      </w:r>
      <w:r>
        <w:rPr>
          <w:rFonts w:hint="eastAsia"/>
        </w:rPr>
        <w:tab/>
      </w:r>
      <w:r>
        <w:rPr>
          <w:rFonts w:hint="eastAsia"/>
        </w:rPr>
        <w:t>每台 PC 都与自己同 VLAN 的 PC ping，与不同 VLAN 的另一台 PC ping，分别看能否 ping 通。（如果不能</w:t>
      </w:r>
      <w:r>
        <w:rPr>
          <w:rFonts w:hint="eastAsia"/>
          <w:lang w:eastAsia="zh"/>
        </w:rPr>
        <w:t>连接，尝试</w:t>
      </w:r>
      <w:r>
        <w:rPr>
          <w:rFonts w:hint="eastAsia"/>
        </w:rPr>
        <w:t>禁用</w:t>
      </w:r>
      <w:r>
        <w:rPr>
          <w:rFonts w:hint="eastAsia"/>
          <w:lang w:eastAsia="zh"/>
        </w:rPr>
        <w:t>以太网</w:t>
      </w:r>
      <w:commentRangeStart w:id="0"/>
      <w:r>
        <w:rPr>
          <w:rFonts w:hint="eastAsia"/>
        </w:rPr>
        <w:t>）</w:t>
      </w:r>
      <w:commentRangeEnd w:id="0"/>
      <w:r>
        <w:commentReference w:id="0"/>
      </w:r>
    </w:p>
    <w:p w14:paraId="04D5DD9C">
      <w:pPr>
        <w:spacing w:line="24" w:lineRule="atLeast"/>
        <w:ind w:left="1680" w:hanging="420"/>
        <w:rPr>
          <w:rFonts w:hint="eastAsia"/>
        </w:rPr>
      </w:pPr>
    </w:p>
    <w:p w14:paraId="11B258F0">
      <w:pPr>
        <w:spacing w:line="24" w:lineRule="atLeast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>8.1.6</w:t>
      </w:r>
      <w:r>
        <w:rPr>
          <w:rFonts w:hint="eastAsia"/>
          <w:b/>
          <w:sz w:val="28"/>
          <w:szCs w:val="28"/>
        </w:rPr>
        <w:t xml:space="preserve">  实验配置与命令</w:t>
      </w:r>
    </w:p>
    <w:p w14:paraId="18C545B6">
      <w:pPr>
        <w:spacing w:line="24" w:lineRule="atLeast"/>
        <w:ind w:left="1260"/>
        <w:rPr>
          <w:rFonts w:hint="eastAsia"/>
        </w:rPr>
      </w:pPr>
    </w:p>
    <w:p w14:paraId="6B07D80C">
      <w:pPr>
        <w:spacing w:line="24" w:lineRule="atLeast"/>
        <w:jc w:val="center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71135" cy="3658235"/>
            <wp:effectExtent l="0" t="0" r="12065" b="24765"/>
            <wp:docPr id="2" name="图片 4" descr="5555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555555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5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8BD17">
      <w:pPr>
        <w:spacing w:line="24" w:lineRule="atLeast"/>
        <w:jc w:val="center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9230" cy="2615565"/>
            <wp:effectExtent l="0" t="0" r="13970" b="635"/>
            <wp:docPr id="3" name="图片 5" descr="5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5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C90FA">
      <w:pPr>
        <w:spacing w:line="24" w:lineRule="atLeast"/>
        <w:ind w:left="1260"/>
        <w:rPr>
          <w:rFonts w:hint="eastAsia"/>
        </w:rPr>
      </w:pPr>
    </w:p>
    <w:p w14:paraId="603E3668">
      <w:pPr>
        <w:spacing w:line="24" w:lineRule="atLeast"/>
        <w:ind w:left="1260"/>
        <w:rPr>
          <w:rFonts w:hint="eastAsia"/>
        </w:rPr>
      </w:pPr>
    </w:p>
    <w:p w14:paraId="6F3A1410">
      <w:pPr>
        <w:spacing w:line="24" w:lineRule="atLeast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>8.1.7</w:t>
      </w:r>
      <w:r>
        <w:rPr>
          <w:rFonts w:hint="eastAsia"/>
          <w:b/>
          <w:sz w:val="28"/>
          <w:szCs w:val="28"/>
        </w:rPr>
        <w:t xml:space="preserve">  实验结果分析与总结 </w:t>
      </w:r>
    </w:p>
    <w:p w14:paraId="54DDA66F">
      <w:pPr>
        <w:spacing w:line="24" w:lineRule="atLeast"/>
      </w:pPr>
    </w:p>
    <w:p w14:paraId="561533F2">
      <w:pPr>
        <w:spacing w:line="24" w:lineRule="atLeast"/>
        <w:rPr>
          <w:ins w:id="11" w:author="张何子争" w:date="2025-03-14T15:39:00Z"/>
          <w:rFonts w:hint="eastAsia"/>
        </w:rPr>
      </w:pPr>
      <w:r>
        <w:tab/>
      </w:r>
      <w:r>
        <w:rPr>
          <w:rFonts w:hint="eastAsia"/>
        </w:rPr>
        <w:t>观察哪些P</w:t>
      </w:r>
      <w:r>
        <w:t>C</w:t>
      </w:r>
      <w:r>
        <w:rPr>
          <w:rFonts w:hint="eastAsia"/>
        </w:rPr>
        <w:t>之间能ping通，哪些P</w:t>
      </w:r>
      <w:r>
        <w:t>C</w:t>
      </w:r>
      <w:r>
        <w:rPr>
          <w:rFonts w:hint="eastAsia"/>
        </w:rPr>
        <w:t>之间不能ping通。</w:t>
      </w:r>
    </w:p>
    <w:p w14:paraId="1FF77C70">
      <w:pPr>
        <w:spacing w:line="24" w:lineRule="atLeast"/>
        <w:ind w:firstLine="420"/>
        <w:rPr>
          <w:rFonts w:hint="eastAsia" w:eastAsia="宋体"/>
          <w:lang w:eastAsia="zh"/>
        </w:rPr>
        <w:pPrChange w:id="12" w:author="张何子争" w:date="2025-05-14T15:39:00Z">
          <w:pPr>
            <w:spacing w:line="24" w:lineRule="atLeast"/>
          </w:pPr>
        </w:pPrChange>
      </w:pPr>
      <w:ins w:id="13" w:author="张何子争" w:date="2025-03-14T15:39:00Z">
        <w:r>
          <w:rPr>
            <w:rFonts w:hint="eastAsia"/>
            <w:lang w:eastAsia="zh"/>
          </w:rPr>
          <w:t>同</w:t>
        </w:r>
      </w:ins>
      <w:ins w:id="14" w:author="张何子争" w:date="2025-03-14T15:40:00Z">
        <w:r>
          <w:rPr>
            <w:rFonts w:hint="eastAsia"/>
            <w:lang w:eastAsia="zh"/>
          </w:rPr>
          <w:t>vlan的PC可以ping通，不同vlan的PC无法ping通。</w:t>
        </w:r>
      </w:ins>
    </w:p>
    <w:p w14:paraId="10CE9C2F">
      <w:pPr>
        <w:spacing w:line="24" w:lineRule="atLeast"/>
        <w:ind w:left="1680"/>
        <w:rPr>
          <w:rFonts w:hint="eastAsia"/>
        </w:rPr>
      </w:pPr>
    </w:p>
    <w:p w14:paraId="5905C208">
      <w:pPr>
        <w:spacing w:line="24" w:lineRule="atLeast"/>
        <w:rPr>
          <w:rFonts w:hint="eastAsia"/>
          <w:b/>
          <w:sz w:val="30"/>
          <w:szCs w:val="30"/>
        </w:rPr>
      </w:pPr>
      <w:r>
        <w:rPr>
          <w:b/>
          <w:sz w:val="30"/>
          <w:szCs w:val="30"/>
        </w:rPr>
        <w:t>8</w:t>
      </w:r>
      <w:r>
        <w:rPr>
          <w:rFonts w:hint="eastAsia"/>
          <w:b/>
          <w:sz w:val="30"/>
          <w:szCs w:val="30"/>
        </w:rPr>
        <w:t>.</w:t>
      </w:r>
      <w:r>
        <w:rPr>
          <w:b/>
          <w:sz w:val="30"/>
          <w:szCs w:val="30"/>
        </w:rPr>
        <w:t>2</w:t>
      </w:r>
      <w:r>
        <w:rPr>
          <w:rFonts w:hint="eastAsia"/>
          <w:b/>
          <w:sz w:val="30"/>
          <w:szCs w:val="30"/>
        </w:rPr>
        <w:t xml:space="preserve">  实验 </w:t>
      </w:r>
      <w:r>
        <w:rPr>
          <w:b/>
          <w:sz w:val="30"/>
          <w:szCs w:val="30"/>
        </w:rPr>
        <w:t>8</w:t>
      </w:r>
      <w:r>
        <w:rPr>
          <w:rFonts w:hint="eastAsia"/>
          <w:b/>
          <w:sz w:val="30"/>
          <w:szCs w:val="30"/>
        </w:rPr>
        <w:t>-2 交换机级联</w:t>
      </w:r>
    </w:p>
    <w:p w14:paraId="715D8954">
      <w:pPr>
        <w:spacing w:line="24" w:lineRule="atLeast"/>
        <w:ind w:firstLine="420"/>
        <w:rPr>
          <w:rFonts w:hint="eastAsia"/>
        </w:rPr>
      </w:pPr>
    </w:p>
    <w:p w14:paraId="72B84507">
      <w:pPr>
        <w:spacing w:line="24" w:lineRule="atLeast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>8</w:t>
      </w:r>
      <w:r>
        <w:rPr>
          <w:rFonts w:hint="eastAsia"/>
          <w:b/>
          <w:sz w:val="28"/>
          <w:szCs w:val="28"/>
        </w:rPr>
        <w:t>.</w:t>
      </w:r>
      <w:r>
        <w:rPr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 xml:space="preserve">.1  实验内容 </w:t>
      </w:r>
    </w:p>
    <w:p w14:paraId="2788A207">
      <w:pPr>
        <w:spacing w:line="24" w:lineRule="atLeast"/>
      </w:pPr>
    </w:p>
    <w:p w14:paraId="3C629AD6">
      <w:pPr>
        <w:spacing w:line="24" w:lineRule="atLeast"/>
        <w:ind w:firstLine="420"/>
        <w:rPr>
          <w:rFonts w:hint="eastAsia"/>
        </w:rPr>
      </w:pPr>
      <w:r>
        <w:rPr>
          <w:rFonts w:hint="eastAsia"/>
        </w:rPr>
        <w:t>通过配置 Trunk 端口使得两台交换机级连，并且两台交换机相同 VLAN 内的设备可以互相访问，不同 VLAN 内的设备仍不能访问。</w:t>
      </w:r>
    </w:p>
    <w:p w14:paraId="01AFC22D">
      <w:pPr>
        <w:spacing w:line="24" w:lineRule="atLeast"/>
        <w:ind w:left="1260" w:firstLine="420"/>
        <w:rPr>
          <w:rFonts w:hint="eastAsia"/>
        </w:rPr>
      </w:pPr>
    </w:p>
    <w:p w14:paraId="54CB613A">
      <w:pPr>
        <w:spacing w:line="24" w:lineRule="atLeast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>8</w:t>
      </w:r>
      <w:r>
        <w:rPr>
          <w:rFonts w:hint="eastAsia"/>
          <w:b/>
          <w:sz w:val="28"/>
          <w:szCs w:val="28"/>
        </w:rPr>
        <w:t>.</w:t>
      </w:r>
      <w:r>
        <w:rPr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 xml:space="preserve">.2  实验目的 </w:t>
      </w:r>
    </w:p>
    <w:p w14:paraId="73507329">
      <w:pPr>
        <w:spacing w:line="24" w:lineRule="atLeast"/>
        <w:ind w:left="420" w:firstLine="420"/>
        <w:rPr>
          <w:rFonts w:hint="eastAsia"/>
        </w:rPr>
      </w:pPr>
    </w:p>
    <w:p w14:paraId="1D43C37A">
      <w:pPr>
        <w:spacing w:line="24" w:lineRule="atLeast"/>
        <w:ind w:firstLine="420"/>
        <w:rPr>
          <w:rFonts w:hint="eastAsia"/>
        </w:rPr>
      </w:pPr>
      <w:r>
        <w:rPr>
          <w:rFonts w:hint="eastAsia"/>
        </w:rPr>
        <w:t>·掌握 Trunk 链路的特点和作用；</w:t>
      </w:r>
    </w:p>
    <w:p w14:paraId="22FB68D6">
      <w:pPr>
        <w:spacing w:line="24" w:lineRule="atLeast"/>
        <w:ind w:firstLine="420"/>
        <w:rPr>
          <w:rFonts w:hint="eastAsia"/>
        </w:rPr>
      </w:pPr>
      <w:r>
        <w:rPr>
          <w:rFonts w:hint="eastAsia"/>
        </w:rPr>
        <w:t>·掌握 Trunk 链路的基本配置。</w:t>
      </w:r>
    </w:p>
    <w:p w14:paraId="5FDA6E47">
      <w:pPr>
        <w:spacing w:line="24" w:lineRule="atLeast"/>
        <w:ind w:left="420" w:firstLine="420"/>
        <w:rPr>
          <w:rFonts w:hint="eastAsia"/>
        </w:rPr>
      </w:pPr>
    </w:p>
    <w:p w14:paraId="721A89E0">
      <w:pPr>
        <w:spacing w:line="24" w:lineRule="atLeast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>8</w:t>
      </w:r>
      <w:r>
        <w:rPr>
          <w:rFonts w:hint="eastAsia"/>
          <w:b/>
          <w:sz w:val="28"/>
          <w:szCs w:val="28"/>
        </w:rPr>
        <w:t>.</w:t>
      </w:r>
      <w:r>
        <w:rPr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.3  实验拓扑图</w:t>
      </w:r>
    </w:p>
    <w:p w14:paraId="69FF5972">
      <w:pPr>
        <w:spacing w:line="24" w:lineRule="atLeast"/>
        <w:rPr>
          <w:rFonts w:hint="eastAsia"/>
        </w:rPr>
      </w:pPr>
      <w:r>
        <w:drawing>
          <wp:inline distT="0" distB="0" distL="114300" distR="114300">
            <wp:extent cx="5270500" cy="3502025"/>
            <wp:effectExtent l="0" t="0" r="12700" b="3175"/>
            <wp:docPr id="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0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3CC06">
      <w:pPr>
        <w:spacing w:line="24" w:lineRule="atLeast"/>
        <w:ind w:left="420"/>
        <w:rPr>
          <w:rFonts w:hint="eastAsia"/>
        </w:rPr>
      </w:pPr>
    </w:p>
    <w:p w14:paraId="3F7E5A5F">
      <w:pPr>
        <w:spacing w:line="24" w:lineRule="atLeast"/>
        <w:ind w:left="420"/>
        <w:rPr>
          <w:rFonts w:hint="eastAsia"/>
        </w:rPr>
      </w:pPr>
    </w:p>
    <w:p w14:paraId="31E694A7">
      <w:pPr>
        <w:spacing w:line="24" w:lineRule="atLeast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>8.2</w:t>
      </w:r>
      <w:r>
        <w:rPr>
          <w:rFonts w:hint="eastAsia"/>
          <w:b/>
          <w:sz w:val="28"/>
          <w:szCs w:val="28"/>
        </w:rPr>
        <w:t xml:space="preserve">.4  实验设备 </w:t>
      </w:r>
    </w:p>
    <w:p w14:paraId="1A766785">
      <w:pPr>
        <w:spacing w:line="24" w:lineRule="atLeast"/>
        <w:rPr>
          <w:rFonts w:hint="eastAsia"/>
        </w:rPr>
      </w:pPr>
    </w:p>
    <w:p w14:paraId="6FE9ADF7">
      <w:pPr>
        <w:spacing w:line="24" w:lineRule="atLeast"/>
        <w:ind w:firstLine="420"/>
        <w:rPr>
          <w:rFonts w:hint="eastAsia"/>
        </w:rPr>
      </w:pPr>
      <w:r>
        <w:rPr>
          <w:rFonts w:hint="eastAsia"/>
        </w:rPr>
        <w:t>H3C S3100</w:t>
      </w:r>
      <w:r>
        <w:rPr>
          <w:rFonts w:hint="eastAsia"/>
        </w:rPr>
        <w:tab/>
      </w:r>
      <w:r>
        <w:rPr>
          <w:rFonts w:hint="eastAsia"/>
        </w:rPr>
        <w:t>二层交换机</w:t>
      </w:r>
      <w:r>
        <w:rPr>
          <w:rFonts w:hint="eastAsia"/>
        </w:rPr>
        <w:tab/>
      </w:r>
      <w:r>
        <w:rPr>
          <w:rFonts w:hint="eastAsia"/>
        </w:rPr>
        <w:t>两台</w:t>
      </w:r>
    </w:p>
    <w:p w14:paraId="44166D12">
      <w:pPr>
        <w:spacing w:line="24" w:lineRule="atLeast"/>
        <w:ind w:firstLine="420"/>
        <w:rPr>
          <w:rFonts w:hint="eastAsia"/>
        </w:rPr>
      </w:pPr>
      <w:r>
        <w:rPr>
          <w:rFonts w:hint="eastAsia"/>
        </w:rPr>
        <w:t>PC  机四台</w:t>
      </w:r>
    </w:p>
    <w:p w14:paraId="16A867BB">
      <w:pPr>
        <w:spacing w:line="24" w:lineRule="atLeast"/>
        <w:ind w:left="1260" w:firstLine="420"/>
        <w:rPr>
          <w:rFonts w:hint="eastAsia"/>
        </w:rPr>
      </w:pPr>
    </w:p>
    <w:p w14:paraId="29DC669F">
      <w:pPr>
        <w:spacing w:line="24" w:lineRule="atLeast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>8</w:t>
      </w:r>
      <w:r>
        <w:rPr>
          <w:rFonts w:hint="eastAsia"/>
          <w:b/>
          <w:sz w:val="28"/>
          <w:szCs w:val="28"/>
        </w:rPr>
        <w:t>.</w:t>
      </w:r>
      <w:r>
        <w:rPr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.5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 xml:space="preserve"> 实验步骤 </w:t>
      </w:r>
    </w:p>
    <w:p w14:paraId="6C540D76">
      <w:pPr>
        <w:spacing w:line="24" w:lineRule="atLeast"/>
        <w:ind w:left="1260"/>
        <w:rPr>
          <w:rFonts w:hint="eastAsia"/>
        </w:rPr>
      </w:pPr>
    </w:p>
    <w:p w14:paraId="768CC97A">
      <w:pPr>
        <w:spacing w:line="24" w:lineRule="atLeast"/>
        <w:ind w:firstLine="420"/>
        <w:rPr>
          <w:rFonts w:hint="eastAsia"/>
        </w:rPr>
      </w:pPr>
      <w:r>
        <w:rPr>
          <w:rFonts w:hint="eastAsia"/>
        </w:rPr>
        <w:t>1）用网线将本组的 2 台 PC 机的 B 口分别连接到一台 2 层交换机的以太网口</w:t>
      </w:r>
      <w:ins w:id="15" w:author="秦禛涵" w:date="2025-03-12T17:58:00Z">
        <w:r>
          <w:rPr>
            <w:rFonts w:hint="eastAsia"/>
            <w:lang w:eastAsia="zh"/>
          </w:rPr>
          <w:t>（注意网口的选择要符合拓扑图</w:t>
        </w:r>
      </w:ins>
      <w:ins w:id="16" w:author="张何子争" w:date="2025-03-14T15:41:00Z">
        <w:r>
          <w:rPr>
            <w:rFonts w:hint="eastAsia"/>
            <w:lang w:eastAsia="zh"/>
          </w:rPr>
          <w:t>，不同网口编号应和配置交换机的指令向对应</w:t>
        </w:r>
      </w:ins>
      <w:ins w:id="17" w:author="秦禛涵" w:date="2025-03-12T17:58:00Z">
        <w:r>
          <w:rPr>
            <w:rFonts w:hint="eastAsia"/>
            <w:lang w:eastAsia="zh"/>
          </w:rPr>
          <w:t>）</w:t>
        </w:r>
      </w:ins>
      <w:r>
        <w:rPr>
          <w:rFonts w:hint="eastAsia"/>
        </w:rPr>
        <w:t>，将另 2 台 PC 机的 B 口分别连接到另一台 2 层交换机的以太网口，</w:t>
      </w:r>
      <w:r>
        <w:rPr>
          <w:rFonts w:hint="eastAsia"/>
          <w:b/>
          <w:bCs/>
          <w:rPrChange w:id="18" w:author="秦禛涵" w:date="2025-03-12T17:58:00Z">
            <w:rPr>
              <w:rFonts w:hint="eastAsia"/>
            </w:rPr>
          </w:rPrChange>
        </w:rPr>
        <w:t>并且将 2 台交换机的以太口互联</w:t>
      </w:r>
      <w:r>
        <w:rPr>
          <w:rFonts w:hint="eastAsia"/>
        </w:rPr>
        <w:t>。（</w:t>
      </w:r>
      <w:ins w:id="19" w:author="张何子争" w:date="2025-03-14T15:42:00Z">
        <w:r>
          <w:rPr>
            <w:rFonts w:hint="eastAsia"/>
            <w:lang w:eastAsia="zh"/>
          </w:rPr>
          <w:t>端口编号应相互对应，</w:t>
        </w:r>
      </w:ins>
      <w:r>
        <w:rPr>
          <w:rFonts w:hint="eastAsia"/>
        </w:rPr>
        <w:t>具体连接端口见拓扑图）</w:t>
      </w:r>
    </w:p>
    <w:p w14:paraId="245466F4">
      <w:pPr>
        <w:spacing w:line="24" w:lineRule="atLeast"/>
        <w:ind w:firstLine="420"/>
        <w:rPr>
          <w:rFonts w:hint="eastAsia"/>
        </w:rPr>
      </w:pPr>
      <w:r>
        <w:rPr>
          <w:rFonts w:hint="eastAsia"/>
        </w:rPr>
        <w:t>2）登陆网络设备控制台分别登陆 2 台交换机进行配置：</w:t>
      </w:r>
    </w:p>
    <w:p w14:paraId="0E3B8687">
      <w:pPr>
        <w:spacing w:line="24" w:lineRule="atLeast"/>
        <w:ind w:left="420" w:firstLine="420"/>
        <w:rPr>
          <w:rFonts w:hint="eastAsia"/>
        </w:rPr>
      </w:pPr>
    </w:p>
    <w:p w14:paraId="3E29CDD0">
      <w:pPr>
        <w:spacing w:line="24" w:lineRule="atLeast"/>
        <w:ind w:firstLine="420"/>
        <w:rPr>
          <w:rFonts w:hint="eastAsia"/>
        </w:rPr>
      </w:pPr>
      <w:r>
        <w:rPr>
          <w:rFonts w:hint="eastAsia"/>
        </w:rPr>
        <w:t>配置交换机 SW3：</w:t>
      </w:r>
    </w:p>
    <w:p w14:paraId="14035D13">
      <w:pPr>
        <w:spacing w:line="360" w:lineRule="auto"/>
        <w:ind w:left="420" w:firstLine="420"/>
        <w:rPr>
          <w:rFonts w:hint="eastAsia"/>
        </w:rPr>
      </w:pPr>
      <w:r>
        <w:t xml:space="preserve">&lt;H3C&gt;system-view </w:t>
      </w:r>
    </w:p>
    <w:p w14:paraId="6534D675">
      <w:pPr>
        <w:spacing w:line="360" w:lineRule="auto"/>
        <w:ind w:left="420" w:firstLine="420"/>
        <w:rPr>
          <w:rFonts w:hint="eastAsia" w:eastAsia="宋体"/>
          <w:lang w:eastAsia="zh"/>
        </w:rPr>
      </w:pPr>
      <w:r>
        <w:t xml:space="preserve">System View: return to User View with Ctrl+Z. </w:t>
      </w:r>
    </w:p>
    <w:p w14:paraId="63A7170E">
      <w:pPr>
        <w:spacing w:line="360" w:lineRule="auto"/>
        <w:ind w:left="420" w:firstLine="420"/>
      </w:pPr>
      <w:r>
        <w:t>[H3C]sysname SW</w:t>
      </w:r>
      <w:r>
        <w:rPr>
          <w:rFonts w:hint="eastAsia"/>
        </w:rPr>
        <w:t>3</w:t>
      </w:r>
      <w:r>
        <w:t xml:space="preserve"> </w:t>
      </w:r>
    </w:p>
    <w:p w14:paraId="29A8F221">
      <w:pPr>
        <w:spacing w:line="360" w:lineRule="auto"/>
        <w:ind w:left="420" w:firstLine="420"/>
        <w:rPr>
          <w:rFonts w:hint="eastAsia"/>
        </w:rPr>
      </w:pPr>
      <w:r>
        <w:t>[SW</w:t>
      </w:r>
      <w:r>
        <w:rPr>
          <w:rFonts w:hint="eastAsia"/>
        </w:rPr>
        <w:t>3</w:t>
      </w:r>
      <w:r>
        <w:t xml:space="preserve">]vlan 2 </w:t>
      </w:r>
    </w:p>
    <w:p w14:paraId="5FF52636">
      <w:pPr>
        <w:spacing w:line="360" w:lineRule="auto"/>
        <w:ind w:left="420" w:firstLine="420"/>
        <w:rPr>
          <w:rFonts w:hint="eastAsia"/>
        </w:rPr>
      </w:pPr>
      <w:r>
        <w:t>[SW</w:t>
      </w:r>
      <w:r>
        <w:rPr>
          <w:rFonts w:hint="eastAsia"/>
        </w:rPr>
        <w:t>3</w:t>
      </w:r>
      <w:r>
        <w:t xml:space="preserve">-vlan2]port Ethernet 1/0/3 </w:t>
      </w:r>
    </w:p>
    <w:p w14:paraId="4B6D490A">
      <w:pPr>
        <w:spacing w:line="360" w:lineRule="auto"/>
        <w:ind w:left="420" w:firstLine="420"/>
      </w:pPr>
      <w:r>
        <w:t>[SW</w:t>
      </w:r>
      <w:r>
        <w:rPr>
          <w:rFonts w:hint="eastAsia"/>
        </w:rPr>
        <w:t>3</w:t>
      </w:r>
      <w:r>
        <w:t xml:space="preserve">-vlan2]vlan 3 </w:t>
      </w:r>
    </w:p>
    <w:p w14:paraId="189714DB">
      <w:pPr>
        <w:spacing w:line="360" w:lineRule="auto"/>
        <w:ind w:left="420" w:firstLine="420"/>
        <w:rPr>
          <w:rFonts w:hint="eastAsia"/>
        </w:rPr>
      </w:pPr>
      <w:r>
        <w:t>[SW</w:t>
      </w:r>
      <w:r>
        <w:rPr>
          <w:rFonts w:hint="eastAsia"/>
        </w:rPr>
        <w:t>3</w:t>
      </w:r>
      <w:r>
        <w:t xml:space="preserve">-vlan3]port Ethernet 1/0/6 </w:t>
      </w:r>
    </w:p>
    <w:p w14:paraId="536422B8">
      <w:pPr>
        <w:spacing w:line="360" w:lineRule="auto"/>
        <w:ind w:left="420" w:firstLine="420"/>
        <w:rPr>
          <w:rFonts w:hint="eastAsia"/>
        </w:rPr>
      </w:pPr>
      <w:r>
        <w:rPr>
          <w:rFonts w:hint="eastAsia"/>
        </w:rPr>
        <w:t xml:space="preserve">[SW3-vlan3]quit                //根据实验拓扑图将不同端口加入对应 VLAN </w:t>
      </w:r>
    </w:p>
    <w:p w14:paraId="38F8D485">
      <w:pPr>
        <w:spacing w:line="360" w:lineRule="auto"/>
        <w:ind w:left="420" w:firstLine="420"/>
      </w:pPr>
      <w:r>
        <w:t>[SW</w:t>
      </w:r>
      <w:r>
        <w:rPr>
          <w:rFonts w:hint="eastAsia"/>
        </w:rPr>
        <w:t>3</w:t>
      </w:r>
      <w:r>
        <w:t xml:space="preserve">]interface Ethernet 1/0/1 </w:t>
      </w:r>
    </w:p>
    <w:p w14:paraId="3BCD9ED4">
      <w:pPr>
        <w:spacing w:line="360" w:lineRule="auto"/>
        <w:ind w:left="420" w:firstLine="420"/>
        <w:rPr>
          <w:rFonts w:hint="eastAsia"/>
        </w:rPr>
      </w:pPr>
      <w:r>
        <w:t>[SW</w:t>
      </w:r>
      <w:r>
        <w:rPr>
          <w:rFonts w:hint="eastAsia"/>
        </w:rPr>
        <w:t>3</w:t>
      </w:r>
      <w:r>
        <w:t xml:space="preserve">-Ethernet1/0/1]port link-type trunk </w:t>
      </w:r>
    </w:p>
    <w:p w14:paraId="60A55106">
      <w:pPr>
        <w:spacing w:line="360" w:lineRule="auto"/>
        <w:ind w:left="420" w:firstLine="420"/>
        <w:rPr>
          <w:rFonts w:hint="eastAsia"/>
        </w:rPr>
      </w:pPr>
      <w:r>
        <w:t>[SW</w:t>
      </w:r>
      <w:r>
        <w:rPr>
          <w:rFonts w:hint="eastAsia"/>
        </w:rPr>
        <w:t>3</w:t>
      </w:r>
      <w:r>
        <w:t xml:space="preserve">-Ethernet1/0/1]port trunk permit vlan 2 </w:t>
      </w:r>
    </w:p>
    <w:p w14:paraId="2D0716F5">
      <w:pPr>
        <w:spacing w:line="360" w:lineRule="auto"/>
        <w:ind w:left="420"/>
      </w:pPr>
      <w:r>
        <w:t xml:space="preserve"> </w:t>
      </w:r>
      <w:r>
        <w:rPr>
          <w:rFonts w:hint="eastAsia"/>
        </w:rPr>
        <w:tab/>
      </w:r>
      <w:r>
        <w:t xml:space="preserve">Please wait... Done. </w:t>
      </w:r>
    </w:p>
    <w:p w14:paraId="64BF0CBA">
      <w:pPr>
        <w:spacing w:line="360" w:lineRule="auto"/>
        <w:ind w:left="420" w:firstLine="420"/>
        <w:rPr>
          <w:rFonts w:hint="eastAsia"/>
        </w:rPr>
      </w:pPr>
      <w:r>
        <w:t>[SW</w:t>
      </w:r>
      <w:r>
        <w:rPr>
          <w:rFonts w:hint="eastAsia"/>
        </w:rPr>
        <w:t>3</w:t>
      </w:r>
      <w:r>
        <w:t xml:space="preserve">-Ethernet1/0/1]port trunk permit vlan 3 </w:t>
      </w:r>
    </w:p>
    <w:p w14:paraId="29FA573E">
      <w:pPr>
        <w:spacing w:line="360" w:lineRule="auto"/>
        <w:ind w:left="420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 xml:space="preserve">Please wait... Done.                            //配置交换机级联 TRUNK </w:t>
      </w:r>
    </w:p>
    <w:p w14:paraId="098A8B52">
      <w:pPr>
        <w:spacing w:line="24" w:lineRule="atLeast"/>
        <w:ind w:left="420"/>
      </w:pPr>
    </w:p>
    <w:p w14:paraId="05DC93C3">
      <w:pPr>
        <w:spacing w:line="360" w:lineRule="auto"/>
        <w:ind w:firstLine="420"/>
        <w:rPr>
          <w:rFonts w:hint="eastAsia" w:eastAsia="宋体"/>
          <w:lang w:eastAsia="zh"/>
        </w:rPr>
      </w:pPr>
      <w:r>
        <w:rPr>
          <w:rFonts w:hint="eastAsia"/>
        </w:rPr>
        <w:t>同理配置交换机 SW4</w:t>
      </w:r>
      <w:ins w:id="20" w:author="曹景堃" w:date="2025-03-12T14:33:00Z">
        <w:r>
          <w:rPr>
            <w:rFonts w:hint="eastAsia"/>
            <w:lang w:eastAsia="zh"/>
          </w:rPr>
          <w:t>（重新配置SW4，需要首先关闭当前超级终端连接，再新开一个交换机终端，</w:t>
        </w:r>
      </w:ins>
      <w:ins w:id="21" w:author="刘远航" w:date="2025-03-12T18:12:00Z">
        <w:r>
          <w:rPr>
            <w:rFonts w:hint="eastAsia"/>
            <w:lang w:eastAsia="zh"/>
          </w:rPr>
          <w:t>通过指导书开头红字提到的reboot指令</w:t>
        </w:r>
      </w:ins>
      <w:ins w:id="22" w:author="曹景堃" w:date="2025-03-12T14:33:00Z">
        <w:r>
          <w:rPr>
            <w:rFonts w:hint="eastAsia"/>
            <w:lang w:eastAsia="zh"/>
          </w:rPr>
          <w:t>恢复&lt;H3C&gt;开头，才能重新配置</w:t>
        </w:r>
      </w:ins>
      <w:ins w:id="23" w:author="王燚" w:date="2025-03-12T18:11:00Z">
        <w:r>
          <w:rPr>
            <w:rFonts w:hint="eastAsia"/>
            <w:lang w:eastAsia="zh"/>
          </w:rPr>
          <w:t>，注意网络配置界面交换机依次对应SW1-SW4</w:t>
        </w:r>
      </w:ins>
      <w:ins w:id="24" w:author="曹景堃" w:date="2025-03-12T14:33:00Z">
        <w:r>
          <w:rPr>
            <w:rFonts w:hint="eastAsia"/>
            <w:lang w:eastAsia="zh"/>
          </w:rPr>
          <w:t>）</w:t>
        </w:r>
      </w:ins>
    </w:p>
    <w:p w14:paraId="0B258529">
      <w:pPr>
        <w:spacing w:line="24" w:lineRule="atLeast"/>
        <w:ind w:left="420"/>
      </w:pPr>
    </w:p>
    <w:p w14:paraId="7A7F6988">
      <w:pPr>
        <w:spacing w:line="24" w:lineRule="atLeast"/>
        <w:ind w:firstLine="420"/>
        <w:rPr>
          <w:rFonts w:hint="eastAsia"/>
        </w:rPr>
      </w:pPr>
      <w:r>
        <w:rPr>
          <w:rFonts w:hint="eastAsia"/>
        </w:rPr>
        <w:t>3）根据拓扑图设置各台 PC 的 IP 地址（子网掩码均为 255.255.255.0）。</w:t>
      </w:r>
    </w:p>
    <w:p w14:paraId="79F2162D">
      <w:pPr>
        <w:spacing w:line="24" w:lineRule="atLeast"/>
        <w:ind w:left="420"/>
      </w:pPr>
    </w:p>
    <w:p w14:paraId="266FBF4E">
      <w:pPr>
        <w:spacing w:line="24" w:lineRule="atLeast"/>
        <w:ind w:left="420"/>
      </w:pPr>
      <w:r>
        <w:rPr>
          <w:rFonts w:hint="eastAsia"/>
        </w:rPr>
        <w:t>4）将两台 PC 两两相 ping，查看是否都能 ping 通。</w:t>
      </w:r>
      <w:del w:id="25" w:author="张何子争" w:date="2025-03-14T15:44:00Z">
        <w:r>
          <w:rPr>
            <w:rFonts w:hint="eastAsia"/>
          </w:rPr>
          <w:delText>（</w:delText>
        </w:r>
      </w:del>
      <w:r>
        <w:rPr>
          <w:rFonts w:hint="eastAsia"/>
        </w:rPr>
        <w:t>如果不能</w:t>
      </w:r>
      <w:ins w:id="26" w:author="张何子争" w:date="2025-03-14T15:43:00Z">
        <w:r>
          <w:rPr>
            <w:rFonts w:hint="eastAsia"/>
            <w:lang w:eastAsia="zh"/>
          </w:rPr>
          <w:t>ping通，尝试禁用以太网</w:t>
        </w:r>
      </w:ins>
      <w:del w:id="27" w:author="张何子争" w:date="2025-03-14T15:43:00Z">
        <w:r>
          <w:rPr>
            <w:rFonts w:hint="eastAsia"/>
          </w:rPr>
          <w:delText>禁用本地连接1试试</w:delText>
        </w:r>
      </w:del>
      <w:ins w:id="28" w:author="张何子争" w:date="2025-03-14T15:44:00Z">
        <w:r>
          <w:rPr>
            <w:rFonts w:hint="eastAsia"/>
            <w:lang w:eastAsia="zh"/>
          </w:rPr>
          <w:t>，检查网线连接和配置交换机指令。</w:t>
        </w:r>
      </w:ins>
      <w:del w:id="29" w:author="张何子争" w:date="2025-03-14T15:44:00Z">
        <w:r>
          <w:rPr>
            <w:rFonts w:hint="eastAsia"/>
          </w:rPr>
          <w:delText>）</w:delText>
        </w:r>
      </w:del>
    </w:p>
    <w:p w14:paraId="4EDE4654">
      <w:pPr>
        <w:spacing w:line="24" w:lineRule="atLeast"/>
        <w:rPr>
          <w:rFonts w:hint="eastAsia"/>
        </w:rPr>
      </w:pPr>
    </w:p>
    <w:p w14:paraId="637CF1AE">
      <w:pPr>
        <w:spacing w:line="24" w:lineRule="atLeast"/>
        <w:ind w:left="840" w:firstLine="420"/>
        <w:rPr>
          <w:rFonts w:hint="eastAsia"/>
        </w:rPr>
      </w:pPr>
    </w:p>
    <w:p w14:paraId="570222BB">
      <w:pPr>
        <w:spacing w:line="24" w:lineRule="atLeast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>8</w:t>
      </w:r>
      <w:r>
        <w:rPr>
          <w:rFonts w:hint="eastAsia"/>
          <w:b/>
          <w:sz w:val="28"/>
          <w:szCs w:val="28"/>
        </w:rPr>
        <w:t>.</w:t>
      </w:r>
      <w:r>
        <w:rPr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.6  实验配置与命令</w:t>
      </w:r>
    </w:p>
    <w:p w14:paraId="011E13DB">
      <w:pPr>
        <w:spacing w:line="24" w:lineRule="atLeast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drawing>
          <wp:inline distT="0" distB="0" distL="114300" distR="114300">
            <wp:extent cx="5252085" cy="661670"/>
            <wp:effectExtent l="0" t="0" r="5715" b="24130"/>
            <wp:docPr id="5" name="图片 7" descr="5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 descr="5G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66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D5B5F">
      <w:pPr>
        <w:spacing w:line="24" w:lineRule="atLeast"/>
        <w:rPr>
          <w:rFonts w:hint="eastAsia"/>
        </w:rPr>
      </w:pPr>
      <w:r>
        <w:rPr>
          <w:rFonts w:hint="eastAsia"/>
          <w:b/>
          <w:sz w:val="28"/>
          <w:szCs w:val="28"/>
        </w:rPr>
        <w:drawing>
          <wp:inline distT="0" distB="0" distL="114300" distR="114300">
            <wp:extent cx="5005070" cy="7264400"/>
            <wp:effectExtent l="0" t="0" r="24130" b="0"/>
            <wp:docPr id="6" name="图片 8" descr="5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 descr="5G3"/>
                    <pic:cNvPicPr>
                      <a:picLocks noChangeAspect="1"/>
                    </pic:cNvPicPr>
                  </pic:nvPicPr>
                  <pic:blipFill>
                    <a:blip r:embed="rId13"/>
                    <a:srcRect t="5391"/>
                    <a:stretch>
                      <a:fillRect/>
                    </a:stretch>
                  </pic:blipFill>
                  <pic:spPr>
                    <a:xfrm>
                      <a:off x="0" y="0"/>
                      <a:ext cx="5005070" cy="726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C72B9">
      <w:pPr>
        <w:spacing w:line="24" w:lineRule="atLeast"/>
        <w:ind w:left="420"/>
        <w:rPr>
          <w:rFonts w:hint="eastAsia"/>
        </w:rPr>
      </w:pPr>
    </w:p>
    <w:p w14:paraId="2B61D78E">
      <w:pPr>
        <w:spacing w:line="24" w:lineRule="atLeast"/>
        <w:ind w:left="420"/>
        <w:rPr>
          <w:rFonts w:hint="eastAsia"/>
        </w:rPr>
      </w:pPr>
    </w:p>
    <w:p w14:paraId="3B53B48F">
      <w:pPr>
        <w:spacing w:line="24" w:lineRule="atLeast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>8</w:t>
      </w:r>
      <w:r>
        <w:rPr>
          <w:rFonts w:hint="eastAsia"/>
          <w:b/>
          <w:sz w:val="28"/>
          <w:szCs w:val="28"/>
        </w:rPr>
        <w:t>.</w:t>
      </w:r>
      <w:r>
        <w:rPr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 xml:space="preserve">.7  实验结果分析与总结 </w:t>
      </w:r>
    </w:p>
    <w:p w14:paraId="070C50B5">
      <w:pPr>
        <w:spacing w:line="24" w:lineRule="atLeast"/>
        <w:ind w:left="420"/>
      </w:pPr>
      <w:r>
        <w:rPr>
          <w:rFonts w:hint="eastAsia"/>
        </w:rPr>
        <w:t>观察哪些P</w:t>
      </w:r>
      <w:r>
        <w:t>C</w:t>
      </w:r>
      <w:r>
        <w:rPr>
          <w:rFonts w:hint="eastAsia"/>
        </w:rPr>
        <w:t>之间能ping通，哪些P</w:t>
      </w:r>
      <w:r>
        <w:t>C</w:t>
      </w:r>
      <w:r>
        <w:rPr>
          <w:rFonts w:hint="eastAsia"/>
        </w:rPr>
        <w:t>之间不能ping通。</w:t>
      </w:r>
    </w:p>
    <w:p w14:paraId="6C00FDF1">
      <w:pPr>
        <w:spacing w:line="24" w:lineRule="atLeast"/>
        <w:ind w:left="420"/>
        <w:rPr>
          <w:rFonts w:hint="eastAsia"/>
          <w:b/>
          <w:sz w:val="28"/>
          <w:szCs w:val="28"/>
        </w:rPr>
      </w:pPr>
    </w:p>
    <w:p w14:paraId="1F2EF04A">
      <w:pPr>
        <w:spacing w:line="24" w:lineRule="atLeast"/>
        <w:rPr>
          <w:rFonts w:hint="eastAsia"/>
          <w:b/>
          <w:sz w:val="30"/>
          <w:szCs w:val="30"/>
        </w:rPr>
      </w:pPr>
      <w:r>
        <w:rPr>
          <w:b/>
          <w:sz w:val="30"/>
          <w:szCs w:val="30"/>
        </w:rPr>
        <w:t>8</w:t>
      </w:r>
      <w:r>
        <w:rPr>
          <w:rFonts w:hint="eastAsia"/>
          <w:b/>
          <w:sz w:val="30"/>
          <w:szCs w:val="30"/>
        </w:rPr>
        <w:t>.</w:t>
      </w:r>
      <w:r>
        <w:rPr>
          <w:b/>
          <w:sz w:val="30"/>
          <w:szCs w:val="30"/>
        </w:rPr>
        <w:t>3</w:t>
      </w:r>
      <w:r>
        <w:rPr>
          <w:rFonts w:hint="eastAsia"/>
          <w:b/>
          <w:sz w:val="30"/>
          <w:szCs w:val="30"/>
        </w:rPr>
        <w:t xml:space="preserve">  实验 </w:t>
      </w:r>
      <w:r>
        <w:rPr>
          <w:b/>
          <w:sz w:val="30"/>
          <w:szCs w:val="30"/>
        </w:rPr>
        <w:t>8</w:t>
      </w:r>
      <w:r>
        <w:rPr>
          <w:rFonts w:hint="eastAsia"/>
          <w:b/>
          <w:sz w:val="30"/>
          <w:szCs w:val="30"/>
        </w:rPr>
        <w:t>-3 VLAN 组网</w:t>
      </w:r>
    </w:p>
    <w:p w14:paraId="32323CD4">
      <w:pPr>
        <w:spacing w:line="24" w:lineRule="atLeast"/>
        <w:ind w:firstLine="420"/>
        <w:rPr>
          <w:rFonts w:hint="eastAsia"/>
        </w:rPr>
      </w:pPr>
    </w:p>
    <w:p w14:paraId="17F9B3B7">
      <w:pPr>
        <w:spacing w:line="24" w:lineRule="atLeast"/>
        <w:rPr>
          <w:b/>
          <w:sz w:val="28"/>
          <w:szCs w:val="28"/>
        </w:rPr>
      </w:pPr>
      <w:r>
        <w:rPr>
          <w:b/>
          <w:sz w:val="28"/>
          <w:szCs w:val="28"/>
        </w:rPr>
        <w:t>8</w:t>
      </w:r>
      <w:r>
        <w:rPr>
          <w:rFonts w:hint="eastAsia"/>
          <w:b/>
          <w:sz w:val="28"/>
          <w:szCs w:val="28"/>
        </w:rPr>
        <w:t>.</w:t>
      </w:r>
      <w:r>
        <w:rPr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 xml:space="preserve">.1  实验内容 </w:t>
      </w:r>
    </w:p>
    <w:p w14:paraId="2A9E33B1">
      <w:pPr>
        <w:spacing w:line="24" w:lineRule="atLeast"/>
        <w:ind w:left="420" w:firstLine="420"/>
        <w:rPr>
          <w:rFonts w:hint="eastAsia"/>
        </w:rPr>
      </w:pPr>
    </w:p>
    <w:p w14:paraId="7D373B27">
      <w:pPr>
        <w:spacing w:line="24" w:lineRule="atLeast"/>
        <w:ind w:firstLine="420"/>
        <w:rPr>
          <w:rFonts w:hint="eastAsia"/>
        </w:rPr>
      </w:pPr>
      <w:r>
        <w:rPr>
          <w:rFonts w:hint="eastAsia"/>
        </w:rPr>
        <w:t>通过 VLAN 技术可以实现广播范围的控制，提升网络的性能。并能使不同的 VLAN 内部的计算机之间不能够访问。另外，我们采用 VLAN 路由来实现不同 VLAN 间的互相访问。</w:t>
      </w:r>
    </w:p>
    <w:p w14:paraId="77983799">
      <w:pPr>
        <w:spacing w:line="24" w:lineRule="atLeast"/>
        <w:ind w:left="420" w:firstLine="420"/>
      </w:pPr>
    </w:p>
    <w:p w14:paraId="618322C7">
      <w:pPr>
        <w:spacing w:line="24" w:lineRule="atLeast"/>
        <w:rPr>
          <w:b/>
          <w:sz w:val="28"/>
          <w:szCs w:val="28"/>
        </w:rPr>
      </w:pPr>
      <w:r>
        <w:rPr>
          <w:b/>
          <w:sz w:val="28"/>
          <w:szCs w:val="28"/>
        </w:rPr>
        <w:t>8</w:t>
      </w:r>
      <w:r>
        <w:rPr>
          <w:rFonts w:hint="eastAsia"/>
          <w:b/>
          <w:sz w:val="28"/>
          <w:szCs w:val="28"/>
        </w:rPr>
        <w:t>.</w:t>
      </w:r>
      <w:r>
        <w:rPr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 xml:space="preserve">.2  实验目的 </w:t>
      </w:r>
    </w:p>
    <w:p w14:paraId="751AD4AA">
      <w:pPr>
        <w:spacing w:line="24" w:lineRule="atLeast"/>
        <w:ind w:left="420" w:firstLine="420"/>
        <w:rPr>
          <w:rFonts w:hint="eastAsia"/>
        </w:rPr>
      </w:pPr>
    </w:p>
    <w:p w14:paraId="50AB4EC3">
      <w:pPr>
        <w:spacing w:line="24" w:lineRule="atLeast"/>
        <w:ind w:firstLine="420"/>
        <w:rPr>
          <w:rFonts w:hint="eastAsia" w:eastAsia="宋体"/>
          <w:lang w:eastAsia="zh"/>
        </w:rPr>
      </w:pPr>
      <w:r>
        <w:rPr>
          <w:rFonts w:hint="eastAsia"/>
        </w:rPr>
        <w:t>通过实验掌握 VLAN 组网的基本原理和基本配置。</w:t>
      </w:r>
    </w:p>
    <w:p w14:paraId="4A5E84DC">
      <w:pPr>
        <w:spacing w:line="24" w:lineRule="atLeast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>8</w:t>
      </w:r>
      <w:r>
        <w:rPr>
          <w:rFonts w:hint="eastAsia"/>
          <w:b/>
          <w:sz w:val="28"/>
          <w:szCs w:val="28"/>
        </w:rPr>
        <w:t>.</w:t>
      </w:r>
      <w:r>
        <w:rPr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>.3  实验拓扑图</w:t>
      </w:r>
    </w:p>
    <w:p w14:paraId="69F0C698">
      <w:pPr>
        <w:spacing w:line="24" w:lineRule="atLeast"/>
        <w:rPr>
          <w:rFonts w:hint="eastAsia"/>
          <w:b/>
          <w:sz w:val="28"/>
          <w:szCs w:val="28"/>
        </w:rPr>
      </w:pPr>
      <w:r>
        <w:drawing>
          <wp:inline distT="0" distB="0" distL="114300" distR="114300">
            <wp:extent cx="5268595" cy="3844925"/>
            <wp:effectExtent l="0" t="0" r="14605" b="15875"/>
            <wp:docPr id="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4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87781">
      <w:pPr>
        <w:spacing w:line="24" w:lineRule="atLeast"/>
        <w:ind w:left="420"/>
        <w:jc w:val="center"/>
        <w:rPr>
          <w:rFonts w:hint="eastAsia"/>
        </w:rPr>
      </w:pPr>
    </w:p>
    <w:p w14:paraId="344607A7">
      <w:pPr>
        <w:spacing w:line="24" w:lineRule="atLeast"/>
        <w:ind w:left="420"/>
        <w:jc w:val="left"/>
        <w:rPr>
          <w:rFonts w:hint="eastAsia" w:eastAsia="宋体"/>
          <w:lang w:eastAsia="zh"/>
        </w:rPr>
      </w:pPr>
    </w:p>
    <w:p w14:paraId="3655267B">
      <w:pPr>
        <w:spacing w:line="24" w:lineRule="atLeast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8</w:t>
      </w:r>
      <w:r>
        <w:rPr>
          <w:rFonts w:hint="eastAsia"/>
          <w:b/>
          <w:sz w:val="28"/>
          <w:szCs w:val="28"/>
        </w:rPr>
        <w:t>.</w:t>
      </w:r>
      <w:r>
        <w:rPr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 xml:space="preserve">.4  实验设备 </w:t>
      </w:r>
    </w:p>
    <w:p w14:paraId="01C0F0B3">
      <w:pPr>
        <w:spacing w:line="24" w:lineRule="atLeast"/>
        <w:ind w:left="420" w:firstLine="420"/>
        <w:jc w:val="left"/>
        <w:rPr>
          <w:rFonts w:hint="eastAsia"/>
        </w:rPr>
      </w:pPr>
    </w:p>
    <w:p w14:paraId="7C437395">
      <w:pPr>
        <w:spacing w:line="24" w:lineRule="atLeast"/>
        <w:ind w:firstLine="420"/>
        <w:jc w:val="left"/>
      </w:pPr>
      <w:r>
        <w:rPr>
          <w:rFonts w:hint="eastAsia"/>
        </w:rPr>
        <w:t>2 台 S3100</w:t>
      </w:r>
      <w:r>
        <w:rPr>
          <w:rFonts w:hint="eastAsia"/>
        </w:rPr>
        <w:tab/>
      </w:r>
      <w:r>
        <w:rPr>
          <w:rFonts w:hint="eastAsia"/>
        </w:rPr>
        <w:t>二层交换机</w:t>
      </w:r>
    </w:p>
    <w:p w14:paraId="030ECBD7">
      <w:pPr>
        <w:spacing w:line="24" w:lineRule="atLeast"/>
        <w:ind w:firstLine="420"/>
        <w:jc w:val="left"/>
        <w:rPr>
          <w:rFonts w:hint="eastAsia"/>
        </w:rPr>
      </w:pPr>
      <w:r>
        <w:rPr>
          <w:rFonts w:hint="eastAsia"/>
        </w:rPr>
        <w:t>1 台 S3610</w:t>
      </w:r>
      <w:r>
        <w:rPr>
          <w:rFonts w:hint="eastAsia"/>
        </w:rPr>
        <w:tab/>
      </w:r>
      <w:r>
        <w:rPr>
          <w:rFonts w:hint="eastAsia"/>
        </w:rPr>
        <w:t>三层交换机</w:t>
      </w:r>
    </w:p>
    <w:p w14:paraId="7C78D090">
      <w:pPr>
        <w:spacing w:line="24" w:lineRule="atLeast"/>
        <w:ind w:firstLine="420"/>
        <w:jc w:val="left"/>
        <w:rPr>
          <w:rFonts w:hint="eastAsia"/>
        </w:rPr>
      </w:pPr>
      <w:r>
        <w:rPr>
          <w:rFonts w:hint="eastAsia"/>
        </w:rPr>
        <w:t xml:space="preserve">4 台 PC </w:t>
      </w:r>
    </w:p>
    <w:p w14:paraId="70670BBD">
      <w:pPr>
        <w:spacing w:line="24" w:lineRule="atLeast"/>
        <w:ind w:left="420" w:firstLine="420"/>
        <w:jc w:val="left"/>
      </w:pPr>
    </w:p>
    <w:p w14:paraId="7D534054">
      <w:pPr>
        <w:spacing w:line="24" w:lineRule="atLeast"/>
        <w:jc w:val="left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>8</w:t>
      </w:r>
      <w:r>
        <w:rPr>
          <w:rFonts w:hint="eastAsia"/>
          <w:b/>
          <w:sz w:val="28"/>
          <w:szCs w:val="28"/>
        </w:rPr>
        <w:t>.</w:t>
      </w:r>
      <w:r>
        <w:rPr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 xml:space="preserve">.5  实验步骤 </w:t>
      </w:r>
    </w:p>
    <w:p w14:paraId="5BDB9C53">
      <w:pPr>
        <w:spacing w:line="24" w:lineRule="atLeast"/>
        <w:ind w:left="1256" w:hanging="416"/>
        <w:jc w:val="left"/>
        <w:rPr>
          <w:rFonts w:hint="eastAsia"/>
        </w:rPr>
      </w:pPr>
    </w:p>
    <w:p w14:paraId="6E106771">
      <w:pPr>
        <w:spacing w:line="24" w:lineRule="atLeast"/>
        <w:ind w:firstLine="420"/>
        <w:jc w:val="left"/>
        <w:rPr>
          <w:rFonts w:hint="eastAsia"/>
        </w:rPr>
      </w:pPr>
      <w:r>
        <w:rPr>
          <w:rFonts w:hint="eastAsia"/>
        </w:rPr>
        <w:t>1)</w:t>
      </w:r>
      <w:r>
        <w:rPr>
          <w:rFonts w:hint="eastAsia"/>
        </w:rPr>
        <w:tab/>
      </w:r>
      <w:r>
        <w:rPr>
          <w:rFonts w:hint="eastAsia"/>
        </w:rPr>
        <w:t>根据实验拓扑图，在上一实验的基础上，取下连接 2 台二层交换机的网线，分别连接到三层交换机的以太网口，并且将 PCb 的 B 口也连接到三层交换机上，其他网线不需改动。</w:t>
      </w:r>
    </w:p>
    <w:p w14:paraId="69501CC2">
      <w:pPr>
        <w:spacing w:line="24" w:lineRule="atLeast"/>
        <w:ind w:firstLine="420"/>
        <w:jc w:val="left"/>
        <w:rPr>
          <w:rFonts w:hint="eastAsia"/>
        </w:rPr>
      </w:pPr>
      <w:r>
        <w:rPr>
          <w:rFonts w:hint="eastAsia"/>
        </w:rPr>
        <w:t>2)</w:t>
      </w:r>
      <w:r>
        <w:rPr>
          <w:rFonts w:hint="eastAsia"/>
        </w:rPr>
        <w:tab/>
      </w:r>
      <w:r>
        <w:rPr>
          <w:rFonts w:hint="eastAsia"/>
        </w:rPr>
        <w:t>登陆网络设备控制台。</w:t>
      </w:r>
    </w:p>
    <w:p w14:paraId="3AA4EF7B">
      <w:pPr>
        <w:spacing w:line="24" w:lineRule="atLeast"/>
        <w:ind w:left="840" w:firstLine="420"/>
        <w:jc w:val="left"/>
        <w:rPr>
          <w:rFonts w:hint="eastAsia"/>
        </w:rPr>
      </w:pPr>
    </w:p>
    <w:p w14:paraId="556AF7BC">
      <w:pPr>
        <w:spacing w:line="360" w:lineRule="auto"/>
        <w:ind w:firstLine="420"/>
        <w:jc w:val="left"/>
        <w:rPr>
          <w:rFonts w:hint="eastAsia"/>
        </w:rPr>
      </w:pPr>
      <w:r>
        <w:rPr>
          <w:rFonts w:hint="eastAsia"/>
        </w:rPr>
        <w:t>配置二层交换机 SW4：</w:t>
      </w:r>
    </w:p>
    <w:p w14:paraId="69A73468">
      <w:pPr>
        <w:spacing w:line="360" w:lineRule="auto"/>
        <w:ind w:left="840" w:firstLine="420"/>
        <w:jc w:val="left"/>
      </w:pPr>
      <w:r>
        <w:t xml:space="preserve">&lt;H3C&gt;sys </w:t>
      </w:r>
    </w:p>
    <w:p w14:paraId="7A3E8DF1">
      <w:pPr>
        <w:spacing w:line="360" w:lineRule="auto"/>
        <w:ind w:left="840" w:firstLine="420"/>
        <w:jc w:val="left"/>
      </w:pPr>
      <w:r>
        <w:t xml:space="preserve">System View: return to User View with Ctrl+Z. </w:t>
      </w:r>
    </w:p>
    <w:p w14:paraId="75936934">
      <w:pPr>
        <w:spacing w:line="360" w:lineRule="auto"/>
        <w:ind w:left="840" w:firstLine="420"/>
        <w:jc w:val="left"/>
      </w:pPr>
      <w:r>
        <w:t>[H3C]sys SW</w:t>
      </w:r>
      <w:r>
        <w:rPr>
          <w:rFonts w:hint="eastAsia"/>
        </w:rPr>
        <w:t>4</w:t>
      </w:r>
      <w:r>
        <w:t xml:space="preserve"> </w:t>
      </w:r>
    </w:p>
    <w:p w14:paraId="7E4583A5">
      <w:pPr>
        <w:spacing w:line="360" w:lineRule="auto"/>
        <w:ind w:left="840" w:firstLine="420"/>
        <w:jc w:val="left"/>
      </w:pPr>
      <w:r>
        <w:t>[SW</w:t>
      </w:r>
      <w:r>
        <w:rPr>
          <w:rFonts w:hint="eastAsia"/>
        </w:rPr>
        <w:t>4</w:t>
      </w:r>
      <w:r>
        <w:t>]vlan 2</w:t>
      </w:r>
    </w:p>
    <w:p w14:paraId="04981FDC">
      <w:pPr>
        <w:spacing w:line="360" w:lineRule="auto"/>
        <w:ind w:left="840" w:firstLine="420"/>
        <w:jc w:val="left"/>
      </w:pPr>
      <w:r>
        <w:t>[SW</w:t>
      </w:r>
      <w:r>
        <w:rPr>
          <w:rFonts w:hint="eastAsia"/>
        </w:rPr>
        <w:t>4</w:t>
      </w:r>
      <w:r>
        <w:t>-vlan2]port Ethernet 1/0/3 to Ethernet 1/0/4</w:t>
      </w:r>
    </w:p>
    <w:p w14:paraId="6715EBA1">
      <w:pPr>
        <w:spacing w:line="360" w:lineRule="auto"/>
        <w:ind w:left="840" w:firstLine="420"/>
        <w:jc w:val="left"/>
      </w:pPr>
      <w:r>
        <w:t>[SW</w:t>
      </w:r>
      <w:r>
        <w:rPr>
          <w:rFonts w:hint="eastAsia"/>
        </w:rPr>
        <w:t>4</w:t>
      </w:r>
      <w:r>
        <w:t xml:space="preserve">-vlan2]vlan 3 </w:t>
      </w:r>
    </w:p>
    <w:p w14:paraId="4CEDB1FE">
      <w:pPr>
        <w:spacing w:line="360" w:lineRule="auto"/>
        <w:ind w:left="840" w:firstLine="420"/>
        <w:jc w:val="left"/>
      </w:pPr>
      <w:r>
        <w:t>[SW</w:t>
      </w:r>
      <w:r>
        <w:rPr>
          <w:rFonts w:hint="eastAsia"/>
        </w:rPr>
        <w:t>4</w:t>
      </w:r>
      <w:r>
        <w:t>-vlan3]port Ethernet 1/0/5 to Ethernet 1/0/6</w:t>
      </w:r>
    </w:p>
    <w:p w14:paraId="4907BFCC">
      <w:pPr>
        <w:spacing w:line="360" w:lineRule="auto"/>
        <w:ind w:left="840" w:firstLine="420"/>
        <w:jc w:val="left"/>
      </w:pPr>
      <w:r>
        <w:t>[SW</w:t>
      </w:r>
      <w:r>
        <w:rPr>
          <w:rFonts w:hint="eastAsia"/>
        </w:rPr>
        <w:t>4</w:t>
      </w:r>
      <w:r>
        <w:t xml:space="preserve">-vlan3]vlan 5 </w:t>
      </w:r>
    </w:p>
    <w:p w14:paraId="103FC9D2">
      <w:pPr>
        <w:spacing w:line="360" w:lineRule="auto"/>
        <w:ind w:left="840" w:firstLine="420"/>
        <w:jc w:val="left"/>
      </w:pPr>
      <w:r>
        <w:t>[SW</w:t>
      </w:r>
      <w:r>
        <w:rPr>
          <w:rFonts w:hint="eastAsia"/>
        </w:rPr>
        <w:t>4</w:t>
      </w:r>
      <w:r>
        <w:t xml:space="preserve">-vlan5]port Ethernet 1/0/2 </w:t>
      </w:r>
    </w:p>
    <w:p w14:paraId="443A414A">
      <w:pPr>
        <w:spacing w:line="360" w:lineRule="auto"/>
        <w:ind w:left="840" w:firstLine="420"/>
        <w:jc w:val="left"/>
        <w:rPr>
          <w:rFonts w:hint="eastAsia"/>
        </w:rPr>
      </w:pPr>
      <w:r>
        <w:rPr>
          <w:rFonts w:hint="eastAsia"/>
        </w:rPr>
        <w:t>[SW4-vlan5]quit                      //将不同端口加入对应 VLAN 中</w:t>
      </w:r>
    </w:p>
    <w:p w14:paraId="0F7B4ADA">
      <w:pPr>
        <w:spacing w:line="360" w:lineRule="auto"/>
        <w:ind w:left="840" w:firstLine="420"/>
        <w:jc w:val="left"/>
      </w:pPr>
      <w:r>
        <w:t>[SW</w:t>
      </w:r>
      <w:r>
        <w:rPr>
          <w:rFonts w:hint="eastAsia"/>
        </w:rPr>
        <w:t>4</w:t>
      </w:r>
      <w:r>
        <w:t>]interface Ethernet 1/0/1</w:t>
      </w:r>
    </w:p>
    <w:p w14:paraId="09115011">
      <w:pPr>
        <w:spacing w:line="360" w:lineRule="auto"/>
        <w:ind w:left="840" w:firstLine="420"/>
        <w:jc w:val="left"/>
      </w:pPr>
      <w:r>
        <w:t>[SW</w:t>
      </w:r>
      <w:r>
        <w:rPr>
          <w:rFonts w:hint="eastAsia"/>
        </w:rPr>
        <w:t>4</w:t>
      </w:r>
      <w:r>
        <w:t>-Ethernet1/0/1]port link-type trunk</w:t>
      </w:r>
    </w:p>
    <w:p w14:paraId="07A7F2DA">
      <w:pPr>
        <w:spacing w:line="360" w:lineRule="auto"/>
        <w:ind w:left="840" w:firstLine="420"/>
        <w:jc w:val="left"/>
      </w:pPr>
      <w:r>
        <w:t>[SW</w:t>
      </w:r>
      <w:r>
        <w:rPr>
          <w:rFonts w:hint="eastAsia"/>
        </w:rPr>
        <w:t>4</w:t>
      </w:r>
      <w:r>
        <w:t>-Ethernet1/0/1]port trunk permit vlan all</w:t>
      </w:r>
    </w:p>
    <w:p w14:paraId="36F4B6A5">
      <w:pPr>
        <w:spacing w:line="360" w:lineRule="auto"/>
        <w:ind w:left="840" w:firstLine="420"/>
        <w:jc w:val="left"/>
      </w:pPr>
      <w:r>
        <w:rPr>
          <w:rFonts w:hint="eastAsia"/>
        </w:rPr>
        <w:t>Please wait........................................... Done.    //配置交换机级联</w:t>
      </w:r>
    </w:p>
    <w:p w14:paraId="7768D13B">
      <w:pPr>
        <w:spacing w:line="360" w:lineRule="auto"/>
        <w:ind w:left="840" w:firstLine="420"/>
        <w:jc w:val="left"/>
        <w:rPr>
          <w:rFonts w:hint="eastAsia"/>
        </w:rPr>
      </w:pPr>
    </w:p>
    <w:p w14:paraId="3EEACDB7">
      <w:pPr>
        <w:spacing w:line="360" w:lineRule="auto"/>
        <w:ind w:firstLine="420"/>
        <w:jc w:val="left"/>
      </w:pPr>
      <w:r>
        <w:rPr>
          <w:rFonts w:hint="eastAsia"/>
        </w:rPr>
        <w:t>同上配置另一台二层交换机 SW3</w:t>
      </w:r>
    </w:p>
    <w:p w14:paraId="30ED45AA">
      <w:pPr>
        <w:spacing w:line="360" w:lineRule="auto"/>
        <w:ind w:left="420"/>
        <w:jc w:val="left"/>
      </w:pPr>
    </w:p>
    <w:p w14:paraId="686E1094">
      <w:pPr>
        <w:spacing w:line="360" w:lineRule="auto"/>
        <w:ind w:firstLine="420"/>
        <w:jc w:val="left"/>
      </w:pPr>
      <w:r>
        <w:rPr>
          <w:rFonts w:hint="eastAsia"/>
        </w:rPr>
        <w:t>配置三层交换机 SW1：</w:t>
      </w:r>
    </w:p>
    <w:p w14:paraId="04E5551A">
      <w:pPr>
        <w:spacing w:line="360" w:lineRule="auto"/>
        <w:ind w:firstLine="420"/>
        <w:jc w:val="left"/>
        <w:rPr>
          <w:rFonts w:hint="eastAsia"/>
        </w:rPr>
      </w:pPr>
    </w:p>
    <w:p w14:paraId="3E4FA6F0">
      <w:pPr>
        <w:spacing w:line="360" w:lineRule="auto"/>
        <w:ind w:left="840" w:firstLine="420"/>
        <w:jc w:val="left"/>
      </w:pPr>
      <w:r>
        <w:t>&lt;SW1&gt;</w:t>
      </w:r>
      <w:r>
        <w:rPr>
          <w:rFonts w:hint="eastAsia"/>
        </w:rPr>
        <w:t xml:space="preserve"> sys</w:t>
      </w:r>
      <w:r>
        <w:t xml:space="preserve"> </w:t>
      </w:r>
    </w:p>
    <w:p w14:paraId="34985CC0">
      <w:pPr>
        <w:spacing w:line="360" w:lineRule="auto"/>
        <w:ind w:left="840" w:firstLine="420"/>
        <w:jc w:val="left"/>
      </w:pPr>
      <w:r>
        <w:t xml:space="preserve">System View: return to User View with Ctrl+Z. </w:t>
      </w:r>
    </w:p>
    <w:p w14:paraId="77B0EA48">
      <w:pPr>
        <w:spacing w:line="360" w:lineRule="auto"/>
        <w:ind w:left="840" w:firstLine="420"/>
        <w:jc w:val="left"/>
      </w:pPr>
      <w:r>
        <w:t xml:space="preserve">[SW1]interface </w:t>
      </w:r>
      <w:r>
        <w:rPr>
          <w:rFonts w:hint="eastAsia"/>
        </w:rPr>
        <w:t>Gigabit</w:t>
      </w:r>
      <w:r>
        <w:t xml:space="preserve">Ethernet 1/0/1 </w:t>
      </w:r>
    </w:p>
    <w:p w14:paraId="134A47CB">
      <w:pPr>
        <w:spacing w:line="360" w:lineRule="auto"/>
        <w:ind w:left="840" w:firstLine="420"/>
        <w:jc w:val="left"/>
      </w:pPr>
      <w:r>
        <w:t>[SW1-</w:t>
      </w:r>
      <w:r>
        <w:rPr>
          <w:rFonts w:hint="eastAsia"/>
        </w:rPr>
        <w:t>Gigabit</w:t>
      </w:r>
      <w:r>
        <w:t xml:space="preserve">Ethernet1/0/1]port link-type trunk </w:t>
      </w:r>
    </w:p>
    <w:p w14:paraId="76227410">
      <w:pPr>
        <w:spacing w:line="360" w:lineRule="auto"/>
        <w:ind w:left="840" w:firstLine="420"/>
        <w:jc w:val="left"/>
      </w:pPr>
      <w:r>
        <w:t>[SW1-</w:t>
      </w:r>
      <w:r>
        <w:rPr>
          <w:rFonts w:hint="eastAsia"/>
        </w:rPr>
        <w:t>Gigabit</w:t>
      </w:r>
      <w:r>
        <w:t xml:space="preserve">Ethernet1/0/1]port trunk permit vlan all </w:t>
      </w:r>
    </w:p>
    <w:p w14:paraId="5BC92EFD">
      <w:pPr>
        <w:spacing w:line="360" w:lineRule="auto"/>
        <w:ind w:left="420"/>
        <w:jc w:val="left"/>
        <w:rPr>
          <w:rFonts w:hint="eastAsia" w:eastAsia="宋体"/>
          <w:lang w:eastAsia="zh"/>
        </w:rPr>
      </w:pPr>
      <w: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u w:val="single"/>
        </w:rPr>
        <w:t xml:space="preserve">Please wait........... Done. </w:t>
      </w:r>
      <w:ins w:id="30" w:author="宁泰来" w:date="2025-03-12T17:38:00Z">
        <w:r>
          <w:rPr>
            <w:rFonts w:hint="eastAsia"/>
            <w:u w:val="single"/>
            <w:lang w:eastAsia="zh"/>
          </w:rPr>
          <w:t>这句可能不出现</w:t>
        </w:r>
      </w:ins>
    </w:p>
    <w:p w14:paraId="727320C0">
      <w:pPr>
        <w:spacing w:line="360" w:lineRule="auto"/>
        <w:ind w:left="840" w:firstLine="420"/>
        <w:jc w:val="left"/>
      </w:pPr>
      <w:r>
        <w:t>[SW1-</w:t>
      </w:r>
      <w:r>
        <w:rPr>
          <w:rFonts w:hint="eastAsia"/>
        </w:rPr>
        <w:t>Gigabit</w:t>
      </w:r>
      <w:r>
        <w:t xml:space="preserve">Ethernet1/0/1]quit </w:t>
      </w:r>
    </w:p>
    <w:p w14:paraId="30B9E1DA">
      <w:pPr>
        <w:spacing w:line="360" w:lineRule="auto"/>
        <w:ind w:left="840" w:firstLine="420"/>
        <w:jc w:val="left"/>
      </w:pPr>
      <w:r>
        <w:t xml:space="preserve">[SW1]interface </w:t>
      </w:r>
      <w:r>
        <w:rPr>
          <w:rFonts w:hint="eastAsia"/>
        </w:rPr>
        <w:t>Gigabit</w:t>
      </w:r>
      <w:r>
        <w:t xml:space="preserve">Ethernet 1/0/2 </w:t>
      </w:r>
    </w:p>
    <w:p w14:paraId="240543D8">
      <w:pPr>
        <w:spacing w:line="360" w:lineRule="auto"/>
        <w:ind w:left="840" w:firstLine="420"/>
        <w:jc w:val="left"/>
      </w:pPr>
      <w:r>
        <w:t>[SW1-</w:t>
      </w:r>
      <w:r>
        <w:rPr>
          <w:rFonts w:hint="eastAsia"/>
        </w:rPr>
        <w:t>Gigabit</w:t>
      </w:r>
      <w:r>
        <w:t xml:space="preserve">Ethernet1/0/2]port link-type trunk </w:t>
      </w:r>
    </w:p>
    <w:p w14:paraId="2D50FEE7">
      <w:pPr>
        <w:spacing w:line="360" w:lineRule="auto"/>
        <w:ind w:left="840" w:firstLine="420"/>
        <w:jc w:val="left"/>
      </w:pPr>
      <w:r>
        <w:t>[SW1-</w:t>
      </w:r>
      <w:r>
        <w:rPr>
          <w:rFonts w:hint="eastAsia"/>
        </w:rPr>
        <w:t>Gigabit</w:t>
      </w:r>
      <w:r>
        <w:t xml:space="preserve">Ethernet1/0/2]port trunk permit vlan all </w:t>
      </w:r>
    </w:p>
    <w:p w14:paraId="4498371D">
      <w:pPr>
        <w:spacing w:line="360" w:lineRule="auto"/>
        <w:ind w:left="420"/>
        <w:jc w:val="left"/>
        <w:rPr>
          <w:rFonts w:hint="eastAsia" w:eastAsia="宋体"/>
          <w:lang w:eastAsia="zh"/>
        </w:rPr>
      </w:pPr>
      <w:r>
        <w:t xml:space="preserve">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u w:val="single"/>
        </w:rPr>
        <w:t xml:space="preserve">Please wait........... Done. </w:t>
      </w:r>
      <w:ins w:id="31" w:author="宁泰来" w:date="2025-03-12T17:38:00Z">
        <w:r>
          <w:rPr>
            <w:rFonts w:hint="eastAsia"/>
            <w:u w:val="single"/>
            <w:lang w:eastAsia="zh"/>
          </w:rPr>
          <w:t>这句可能不出现</w:t>
        </w:r>
      </w:ins>
    </w:p>
    <w:p w14:paraId="6E285588">
      <w:pPr>
        <w:spacing w:line="360" w:lineRule="auto"/>
        <w:ind w:left="840" w:firstLine="420"/>
        <w:jc w:val="left"/>
      </w:pPr>
      <w:r>
        <w:t>[SW1-</w:t>
      </w:r>
      <w:r>
        <w:rPr>
          <w:rFonts w:hint="eastAsia"/>
        </w:rPr>
        <w:t>Gigabit</w:t>
      </w:r>
      <w:r>
        <w:t xml:space="preserve">Ethernet1/0/2]quit </w:t>
      </w:r>
    </w:p>
    <w:p w14:paraId="27523DB2">
      <w:pPr>
        <w:spacing w:line="360" w:lineRule="auto"/>
        <w:ind w:left="840" w:firstLine="420"/>
        <w:jc w:val="left"/>
      </w:pPr>
      <w:r>
        <w:t xml:space="preserve">[SW1]vlan 5 </w:t>
      </w:r>
    </w:p>
    <w:p w14:paraId="462B15CE">
      <w:pPr>
        <w:spacing w:line="360" w:lineRule="auto"/>
        <w:ind w:left="840" w:firstLine="420"/>
        <w:jc w:val="left"/>
      </w:pPr>
      <w:r>
        <w:t xml:space="preserve">[SW1-vlan5]port </w:t>
      </w:r>
      <w:r>
        <w:rPr>
          <w:rFonts w:hint="eastAsia"/>
        </w:rPr>
        <w:t>Gigabit</w:t>
      </w:r>
      <w:r>
        <w:t xml:space="preserve">Ethernet 1/0/7 to </w:t>
      </w:r>
      <w:r>
        <w:rPr>
          <w:rFonts w:hint="eastAsia"/>
        </w:rPr>
        <w:t>Gigabit</w:t>
      </w:r>
      <w:r>
        <w:t xml:space="preserve">Ethernet 1/0/10 </w:t>
      </w:r>
    </w:p>
    <w:p w14:paraId="3FBBDFE2">
      <w:pPr>
        <w:spacing w:line="360" w:lineRule="auto"/>
        <w:ind w:left="840" w:firstLine="420"/>
        <w:jc w:val="left"/>
      </w:pPr>
      <w:r>
        <w:t xml:space="preserve">[SW1-vlan5]quit </w:t>
      </w:r>
    </w:p>
    <w:p w14:paraId="33266635">
      <w:pPr>
        <w:spacing w:line="360" w:lineRule="auto"/>
        <w:ind w:left="840" w:firstLine="420"/>
        <w:jc w:val="left"/>
      </w:pPr>
      <w:r>
        <w:t xml:space="preserve">[SW1]vlan 2 </w:t>
      </w:r>
    </w:p>
    <w:p w14:paraId="43640D80">
      <w:pPr>
        <w:spacing w:line="360" w:lineRule="auto"/>
        <w:ind w:left="840" w:firstLine="420"/>
        <w:jc w:val="left"/>
      </w:pPr>
      <w:r>
        <w:t xml:space="preserve">[SW1-vlan2]quit </w:t>
      </w:r>
    </w:p>
    <w:p w14:paraId="699EF83D">
      <w:pPr>
        <w:spacing w:line="360" w:lineRule="auto"/>
        <w:ind w:left="420"/>
        <w:jc w:val="left"/>
      </w:pPr>
      <w: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t xml:space="preserve">[SW1]interface vlan 2 </w:t>
      </w:r>
    </w:p>
    <w:p w14:paraId="53F6F07D">
      <w:pPr>
        <w:spacing w:line="360" w:lineRule="auto"/>
        <w:ind w:left="840" w:firstLine="420"/>
        <w:jc w:val="left"/>
      </w:pPr>
      <w:r>
        <w:t xml:space="preserve">[SW1-Vlan-interface2]ip address 192.168.2.1 255.255.255.0 </w:t>
      </w:r>
    </w:p>
    <w:p w14:paraId="4D8DBB1F">
      <w:pPr>
        <w:spacing w:line="360" w:lineRule="auto"/>
        <w:ind w:left="840" w:firstLine="420"/>
        <w:jc w:val="left"/>
      </w:pPr>
      <w:r>
        <w:t xml:space="preserve">[SW1-Vlan-interface2]quit </w:t>
      </w:r>
    </w:p>
    <w:p w14:paraId="331A6781">
      <w:pPr>
        <w:spacing w:line="360" w:lineRule="auto"/>
        <w:ind w:left="840" w:firstLine="420"/>
        <w:jc w:val="left"/>
      </w:pPr>
      <w:r>
        <w:t xml:space="preserve">[SW1]vlan </w:t>
      </w:r>
      <w:r>
        <w:rPr>
          <w:rFonts w:hint="eastAsia"/>
        </w:rPr>
        <w:t>3</w:t>
      </w:r>
      <w:r>
        <w:t xml:space="preserve"> </w:t>
      </w:r>
    </w:p>
    <w:p w14:paraId="5A741F93">
      <w:pPr>
        <w:spacing w:line="360" w:lineRule="auto"/>
        <w:ind w:left="840" w:firstLine="420"/>
        <w:jc w:val="left"/>
      </w:pPr>
      <w:r>
        <w:t>[SW1-vlan</w:t>
      </w:r>
      <w:r>
        <w:rPr>
          <w:rFonts w:hint="eastAsia"/>
        </w:rPr>
        <w:t>3</w:t>
      </w:r>
      <w:r>
        <w:t xml:space="preserve">]quit </w:t>
      </w:r>
    </w:p>
    <w:p w14:paraId="17039922">
      <w:pPr>
        <w:spacing w:line="360" w:lineRule="auto"/>
        <w:ind w:left="840" w:firstLine="420"/>
        <w:jc w:val="left"/>
      </w:pPr>
      <w:r>
        <w:t xml:space="preserve">[SW1]interface vlan 3 </w:t>
      </w:r>
    </w:p>
    <w:p w14:paraId="4583D453">
      <w:pPr>
        <w:spacing w:line="360" w:lineRule="auto"/>
        <w:ind w:left="840" w:firstLine="420"/>
        <w:jc w:val="left"/>
      </w:pPr>
      <w:r>
        <w:t xml:space="preserve">[SW1-Vlan-interface3]ip address 192.168.3.1 255.255.255.0 </w:t>
      </w:r>
    </w:p>
    <w:p w14:paraId="536AC5B4">
      <w:pPr>
        <w:spacing w:line="360" w:lineRule="auto"/>
        <w:ind w:left="840" w:firstLine="420"/>
        <w:jc w:val="left"/>
      </w:pPr>
      <w:r>
        <w:t xml:space="preserve">[SW1-Vlan-interface3]quit </w:t>
      </w:r>
    </w:p>
    <w:p w14:paraId="3AF6DC4C">
      <w:pPr>
        <w:spacing w:line="360" w:lineRule="auto"/>
        <w:ind w:left="840" w:firstLine="420"/>
        <w:jc w:val="left"/>
      </w:pPr>
      <w:r>
        <w:t xml:space="preserve">[SW1]vlan </w:t>
      </w:r>
      <w:r>
        <w:rPr>
          <w:rFonts w:hint="eastAsia"/>
        </w:rPr>
        <w:t>5</w:t>
      </w:r>
      <w:r>
        <w:t xml:space="preserve"> </w:t>
      </w:r>
    </w:p>
    <w:p w14:paraId="4FD7DA44">
      <w:pPr>
        <w:spacing w:line="360" w:lineRule="auto"/>
        <w:ind w:left="840" w:firstLine="420"/>
        <w:jc w:val="left"/>
      </w:pPr>
      <w:r>
        <w:t>[SW1-vlan</w:t>
      </w:r>
      <w:r>
        <w:rPr>
          <w:rFonts w:hint="eastAsia"/>
        </w:rPr>
        <w:t>5</w:t>
      </w:r>
      <w:r>
        <w:t xml:space="preserve">]quit </w:t>
      </w:r>
    </w:p>
    <w:p w14:paraId="5ED15432">
      <w:pPr>
        <w:spacing w:line="360" w:lineRule="auto"/>
        <w:ind w:left="840" w:firstLine="420"/>
        <w:jc w:val="left"/>
      </w:pPr>
      <w:r>
        <w:t>[SW1]interface vlan 5</w:t>
      </w:r>
    </w:p>
    <w:p w14:paraId="31C59FDC">
      <w:pPr>
        <w:spacing w:line="360" w:lineRule="auto"/>
        <w:ind w:left="840" w:firstLine="420"/>
        <w:jc w:val="left"/>
      </w:pPr>
      <w:r>
        <w:t xml:space="preserve">[SW1-Vlan-interface5]ip address 192.168.5.1 255.255.255.0 </w:t>
      </w:r>
    </w:p>
    <w:p w14:paraId="1E7A20B1">
      <w:pPr>
        <w:spacing w:line="360" w:lineRule="auto"/>
        <w:ind w:left="840" w:firstLine="420"/>
        <w:jc w:val="left"/>
        <w:rPr>
          <w:rFonts w:hint="eastAsia"/>
        </w:rPr>
      </w:pPr>
      <w:r>
        <w:rPr>
          <w:rFonts w:hint="eastAsia"/>
        </w:rPr>
        <w:t>[SW1-Vlan-interface5]quit        //配置 VLAN 间路由</w:t>
      </w:r>
    </w:p>
    <w:p w14:paraId="211A3A2B">
      <w:pPr>
        <w:spacing w:line="24" w:lineRule="atLeast"/>
        <w:ind w:firstLine="420"/>
        <w:jc w:val="left"/>
      </w:pPr>
    </w:p>
    <w:p w14:paraId="3BCED057">
      <w:pPr>
        <w:spacing w:line="24" w:lineRule="atLeast"/>
        <w:ind w:firstLine="420"/>
        <w:jc w:val="left"/>
        <w:rPr>
          <w:rFonts w:hint="eastAsia" w:eastAsia="宋体"/>
          <w:lang w:eastAsia="zh"/>
        </w:rPr>
      </w:pPr>
      <w:r>
        <w:rPr>
          <w:rFonts w:hint="eastAsia"/>
        </w:rPr>
        <w:t>3)</w:t>
      </w:r>
      <w:r>
        <w:rPr>
          <w:rFonts w:hint="eastAsia"/>
        </w:rPr>
        <w:tab/>
      </w:r>
      <w:r>
        <w:rPr>
          <w:rFonts w:hint="eastAsia"/>
        </w:rPr>
        <w:t>配置各台 PC 的 ip 地址如拓扑图所示（子网掩码都为 255.255.255.0，</w:t>
      </w:r>
      <w:ins w:id="32" w:author="刘远航" w:date="2025-03-12T18:16:00Z">
        <w:r>
          <w:rPr>
            <w:rFonts w:hint="eastAsia"/>
            <w:color w:val="FF0000"/>
            <w:lang w:eastAsia="zh"/>
            <w:rPrChange w:id="33" w:author="刘远航" w:date="2025-03-12T18:17:00Z">
              <w:rPr>
                <w:rFonts w:hint="eastAsia"/>
                <w:lang w:eastAsia="zh"/>
              </w:rPr>
            </w:rPrChange>
          </w:rPr>
          <w:t>默认</w:t>
        </w:r>
      </w:ins>
      <w:r>
        <w:rPr>
          <w:rFonts w:hint="eastAsia"/>
          <w:color w:val="FF0000"/>
          <w:rPrChange w:id="35" w:author="宁泰来" w:date="2025-03-12T17:42:00Z">
            <w:rPr>
              <w:rFonts w:hint="eastAsia"/>
            </w:rPr>
          </w:rPrChange>
        </w:rPr>
        <w:t>网关为192.168.X.1</w:t>
      </w:r>
      <w:r>
        <w:rPr>
          <w:rFonts w:hint="eastAsia"/>
        </w:rPr>
        <w:t>，X由倒数ip地址倒数第二个数字决定。例如，ip地址为192.168.2.100的PC，其网关为192.168.2.1）。</w:t>
      </w:r>
      <w:ins w:id="36" w:author="宁泰来" w:date="2025-03-12T17:42:00Z">
        <w:r>
          <w:rPr>
            <w:rFonts w:hint="eastAsia"/>
            <w:b/>
            <w:bCs/>
            <w:color w:val="FF0000"/>
            <w:lang w:eastAsia="zh"/>
            <w:rPrChange w:id="37" w:author="宁泰来" w:date="2025-03-12T17:43:00Z">
              <w:rPr>
                <w:rFonts w:hint="eastAsia"/>
                <w:lang w:eastAsia="zh"/>
              </w:rPr>
            </w:rPrChange>
          </w:rPr>
          <w:t>注意</w:t>
        </w:r>
      </w:ins>
      <w:ins w:id="39" w:author="宁泰来" w:date="2025-03-12T17:42:00Z">
        <w:r>
          <w:rPr>
            <w:rFonts w:hint="eastAsia"/>
            <w:b/>
            <w:bCs/>
            <w:color w:val="FF0000"/>
            <w:lang w:eastAsia="zh"/>
            <w:rPrChange w:id="40" w:author="宁泰来" w:date="2025-03-12T17:43:00Z">
              <w:rPr>
                <w:rFonts w:hint="eastAsia"/>
                <w:lang w:eastAsia="zh"/>
              </w:rPr>
            </w:rPrChange>
          </w:rPr>
          <w:t>一定要</w:t>
        </w:r>
      </w:ins>
      <w:ins w:id="42" w:author="王燚" w:date="2025-03-12T18:13:00Z">
        <w:r>
          <w:rPr>
            <w:rFonts w:hint="eastAsia"/>
            <w:b/>
            <w:bCs/>
            <w:color w:val="FF0000"/>
            <w:lang w:eastAsia="zh"/>
          </w:rPr>
          <w:t>配置默认</w:t>
        </w:r>
      </w:ins>
      <w:ins w:id="43" w:author="宁泰来" w:date="2025-03-12T17:42:00Z">
        <w:del w:id="44" w:author="王燚" w:date="2025-03-12T18:13:00Z">
          <w:r>
            <w:rPr>
              <w:rFonts w:hint="eastAsia"/>
              <w:b/>
              <w:bCs/>
              <w:color w:val="FF0000"/>
              <w:lang w:eastAsia="zh"/>
              <w:rPrChange w:id="45" w:author="宁泰来" w:date="2025-03-12T17:43:00Z">
                <w:rPr>
                  <w:rFonts w:hint="eastAsia"/>
                  <w:lang w:eastAsia="zh"/>
                </w:rPr>
              </w:rPrChange>
            </w:rPr>
            <w:delText>配</w:delText>
          </w:r>
        </w:del>
      </w:ins>
      <w:ins w:id="48" w:author="宁泰来" w:date="2025-03-12T17:42:00Z">
        <w:del w:id="49" w:author="王燚" w:date="2025-03-12T18:13:00Z">
          <w:r>
            <w:rPr>
              <w:rFonts w:hint="eastAsia"/>
              <w:b/>
              <w:bCs/>
              <w:color w:val="FF0000"/>
              <w:lang w:eastAsia="zh"/>
              <w:rPrChange w:id="50" w:author="宁泰来" w:date="2025-03-12T17:43:00Z">
                <w:rPr>
                  <w:rFonts w:hint="eastAsia"/>
                  <w:lang w:eastAsia="zh"/>
                </w:rPr>
              </w:rPrChange>
            </w:rPr>
            <w:delText>置</w:delText>
          </w:r>
        </w:del>
      </w:ins>
      <w:ins w:id="53" w:author="宁泰来" w:date="2025-03-12T17:42:00Z">
        <w:r>
          <w:rPr>
            <w:rFonts w:hint="eastAsia"/>
            <w:b/>
            <w:bCs/>
            <w:color w:val="FF0000"/>
            <w:lang w:eastAsia="zh"/>
            <w:rPrChange w:id="54" w:author="宁泰来" w:date="2025-03-12T17:43:00Z">
              <w:rPr>
                <w:rFonts w:hint="eastAsia"/>
                <w:lang w:eastAsia="zh"/>
              </w:rPr>
            </w:rPrChange>
          </w:rPr>
          <w:t>网关，</w:t>
        </w:r>
      </w:ins>
      <w:ins w:id="56" w:author="宁泰来" w:date="2025-03-12T17:42:00Z">
        <w:r>
          <w:rPr>
            <w:rFonts w:hint="eastAsia"/>
            <w:b/>
            <w:bCs/>
            <w:color w:val="FF0000"/>
            <w:lang w:eastAsia="zh"/>
            <w:rPrChange w:id="57" w:author="宁泰来" w:date="2025-03-12T17:43:00Z">
              <w:rPr>
                <w:rFonts w:hint="eastAsia"/>
                <w:lang w:eastAsia="zh"/>
              </w:rPr>
            </w:rPrChange>
          </w:rPr>
          <w:t>否则</w:t>
        </w:r>
      </w:ins>
      <w:ins w:id="59" w:author="宁泰来" w:date="2025-03-12T17:43:00Z">
        <w:r>
          <w:rPr>
            <w:rFonts w:hint="eastAsia"/>
            <w:b/>
            <w:bCs/>
            <w:color w:val="FF0000"/>
            <w:lang w:eastAsia="zh"/>
            <w:rPrChange w:id="60" w:author="宁泰来" w:date="2025-03-12T17:43:00Z">
              <w:rPr>
                <w:rFonts w:hint="eastAsia"/>
                <w:lang w:eastAsia="zh"/>
              </w:rPr>
            </w:rPrChange>
          </w:rPr>
          <w:t>不同的</w:t>
        </w:r>
      </w:ins>
      <w:ins w:id="62" w:author="宁泰来" w:date="2025-03-12T17:43:00Z">
        <w:r>
          <w:rPr>
            <w:rFonts w:hint="eastAsia"/>
            <w:b/>
            <w:bCs/>
            <w:color w:val="FF0000"/>
            <w:lang w:eastAsia="zh"/>
            <w:rPrChange w:id="63" w:author="宁泰来" w:date="2025-03-12T17:43:00Z">
              <w:rPr>
                <w:rFonts w:hint="eastAsia"/>
                <w:lang w:eastAsia="zh"/>
              </w:rPr>
            </w:rPrChange>
          </w:rPr>
          <w:t>虚拟</w:t>
        </w:r>
      </w:ins>
      <w:ins w:id="65" w:author="宁泰来" w:date="2025-03-12T17:43:00Z">
        <w:r>
          <w:rPr>
            <w:rFonts w:hint="eastAsia"/>
            <w:b/>
            <w:bCs/>
            <w:color w:val="FF0000"/>
            <w:lang w:eastAsia="zh"/>
            <w:rPrChange w:id="66" w:author="宁泰来" w:date="2025-03-12T17:43:00Z">
              <w:rPr>
                <w:rFonts w:hint="eastAsia"/>
                <w:lang w:eastAsia="zh"/>
              </w:rPr>
            </w:rPrChange>
          </w:rPr>
          <w:t>局域网</w:t>
        </w:r>
      </w:ins>
      <w:ins w:id="68" w:author="宁泰来" w:date="2025-03-12T17:43:00Z">
        <w:r>
          <w:rPr>
            <w:rFonts w:hint="eastAsia"/>
            <w:b/>
            <w:bCs/>
            <w:color w:val="FF0000"/>
            <w:lang w:eastAsia="zh"/>
            <w:rPrChange w:id="69" w:author="宁泰来" w:date="2025-03-12T17:43:00Z">
              <w:rPr>
                <w:rFonts w:hint="eastAsia"/>
                <w:lang w:eastAsia="zh"/>
              </w:rPr>
            </w:rPrChange>
          </w:rPr>
          <w:t>间</w:t>
        </w:r>
      </w:ins>
      <w:ins w:id="71" w:author="宁泰来" w:date="2025-03-12T17:43:00Z">
        <w:r>
          <w:rPr>
            <w:rFonts w:hint="eastAsia"/>
            <w:b/>
            <w:bCs/>
            <w:color w:val="FF0000"/>
            <w:lang w:eastAsia="zh"/>
            <w:rPrChange w:id="72" w:author="宁泰来" w:date="2025-03-12T17:43:00Z">
              <w:rPr>
                <w:rFonts w:hint="eastAsia"/>
                <w:lang w:eastAsia="zh"/>
              </w:rPr>
            </w:rPrChange>
          </w:rPr>
          <w:t>仍</w:t>
        </w:r>
      </w:ins>
      <w:ins w:id="74" w:author="宁泰来" w:date="2025-03-12T17:43:00Z">
        <w:r>
          <w:rPr>
            <w:rFonts w:hint="eastAsia"/>
            <w:b/>
            <w:bCs/>
            <w:color w:val="FF0000"/>
            <w:lang w:eastAsia="zh"/>
            <w:rPrChange w:id="75" w:author="宁泰来" w:date="2025-03-12T17:43:00Z">
              <w:rPr>
                <w:rFonts w:hint="eastAsia"/>
                <w:lang w:eastAsia="zh"/>
              </w:rPr>
            </w:rPrChange>
          </w:rPr>
          <w:t>无法</w:t>
        </w:r>
      </w:ins>
      <w:ins w:id="77" w:author="宁泰来" w:date="2025-03-12T17:43:00Z">
        <w:r>
          <w:rPr>
            <w:rFonts w:hint="eastAsia"/>
            <w:b/>
            <w:bCs/>
            <w:color w:val="FF0000"/>
            <w:lang w:eastAsia="zh"/>
            <w:rPrChange w:id="78" w:author="宁泰来" w:date="2025-03-12T17:43:00Z">
              <w:rPr>
                <w:rFonts w:hint="eastAsia"/>
                <w:lang w:eastAsia="zh"/>
              </w:rPr>
            </w:rPrChange>
          </w:rPr>
          <w:t>访问</w:t>
        </w:r>
      </w:ins>
    </w:p>
    <w:p w14:paraId="3F7DCC48">
      <w:pPr>
        <w:spacing w:line="24" w:lineRule="atLeast"/>
        <w:ind w:firstLine="420"/>
        <w:jc w:val="left"/>
        <w:rPr>
          <w:rFonts w:hint="eastAsia"/>
        </w:rPr>
      </w:pPr>
    </w:p>
    <w:p w14:paraId="233DD9BC">
      <w:pPr>
        <w:spacing w:line="24" w:lineRule="atLeast"/>
        <w:ind w:firstLine="420"/>
        <w:jc w:val="left"/>
      </w:pPr>
      <w:r>
        <w:rPr>
          <w:rFonts w:hint="eastAsia"/>
        </w:rPr>
        <w:t>4）用 PCa 分别 ping PCb、PCc 和 PCd，看是否能 ping 通。</w:t>
      </w:r>
    </w:p>
    <w:p w14:paraId="150E7662">
      <w:pPr>
        <w:spacing w:line="24" w:lineRule="atLeast"/>
        <w:ind w:firstLine="420"/>
        <w:jc w:val="left"/>
        <w:rPr>
          <w:rFonts w:hint="eastAsia"/>
        </w:rPr>
      </w:pPr>
    </w:p>
    <w:p w14:paraId="3A89AE85">
      <w:pPr>
        <w:spacing w:line="24" w:lineRule="atLeast"/>
        <w:ind w:left="420"/>
        <w:jc w:val="left"/>
        <w:rPr>
          <w:rFonts w:hint="eastAsia" w:eastAsia="宋体"/>
          <w:lang w:eastAsia="zh"/>
        </w:rPr>
      </w:pPr>
      <w:r>
        <w:rPr>
          <w:rFonts w:hint="eastAsia"/>
        </w:rPr>
        <w:t xml:space="preserve">5) </w:t>
      </w:r>
      <w:r>
        <w:rPr>
          <w:rFonts w:hint="eastAsia"/>
          <w:b/>
          <w:bCs/>
          <w:color w:val="FF0000"/>
        </w:rPr>
        <w:t>注意在ping时把</w:t>
      </w:r>
      <w:ins w:id="80" w:author="张何子争" w:date="2025-03-14T15:45:00Z">
        <w:r>
          <w:rPr>
            <w:rFonts w:hint="eastAsia"/>
            <w:b/>
            <w:bCs/>
            <w:color w:val="FF0000"/>
            <w:lang w:eastAsia="zh"/>
          </w:rPr>
          <w:t>以太网</w:t>
        </w:r>
      </w:ins>
      <w:del w:id="81" w:author="张何子争" w:date="2025-03-14T15:45:00Z">
        <w:r>
          <w:rPr>
            <w:rFonts w:hint="eastAsia"/>
            <w:b/>
            <w:bCs/>
            <w:color w:val="FF0000"/>
          </w:rPr>
          <w:delText>本地连接1</w:delText>
        </w:r>
      </w:del>
      <w:r>
        <w:rPr>
          <w:rFonts w:hint="eastAsia"/>
          <w:b/>
          <w:bCs/>
          <w:color w:val="FF0000"/>
        </w:rPr>
        <w:t>禁用，否则可能不能全部ping通，实验结束后重新启用</w:t>
      </w:r>
      <w:ins w:id="82" w:author="张何子争" w:date="2025-03-14T15:45:00Z">
        <w:r>
          <w:rPr>
            <w:rFonts w:hint="eastAsia"/>
            <w:b/>
            <w:bCs/>
            <w:color w:val="FF0000"/>
            <w:lang w:eastAsia="zh"/>
          </w:rPr>
          <w:t>以太网。</w:t>
        </w:r>
      </w:ins>
      <w:del w:id="83" w:author="张何子争" w:date="2025-03-14T15:45:00Z">
        <w:r>
          <w:rPr>
            <w:rFonts w:hint="eastAsia"/>
            <w:b/>
            <w:bCs/>
            <w:color w:val="FF0000"/>
          </w:rPr>
          <w:delText>本地连接1</w:delText>
        </w:r>
      </w:del>
      <w:ins w:id="84" w:author="王燚" w:date="2025-03-12T18:14:00Z">
        <w:del w:id="85" w:author="张何子争" w:date="2025-03-14T15:45:00Z">
          <w:r>
            <w:rPr>
              <w:rFonts w:hint="eastAsia"/>
              <w:b/>
              <w:bCs/>
              <w:color w:val="FF0000"/>
              <w:lang w:eastAsia="zh"/>
            </w:rPr>
            <w:delText>（即以太网）</w:delText>
          </w:r>
        </w:del>
      </w:ins>
    </w:p>
    <w:p w14:paraId="0C42B482">
      <w:pPr>
        <w:spacing w:line="24" w:lineRule="atLeast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8</w:t>
      </w:r>
      <w:r>
        <w:rPr>
          <w:rFonts w:hint="eastAsia"/>
          <w:b/>
          <w:sz w:val="28"/>
          <w:szCs w:val="28"/>
        </w:rPr>
        <w:t>.</w:t>
      </w:r>
      <w:r>
        <w:rPr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 xml:space="preserve">.6  实验配置与命令 </w:t>
      </w:r>
    </w:p>
    <w:p w14:paraId="0DDA0EC1">
      <w:pPr>
        <w:spacing w:line="24" w:lineRule="atLeast"/>
        <w:ind w:left="840" w:firstLine="420"/>
        <w:jc w:val="left"/>
        <w:rPr>
          <w:rFonts w:hint="eastAsia"/>
        </w:rPr>
      </w:pPr>
    </w:p>
    <w:p w14:paraId="2A7DD093">
      <w:pPr>
        <w:spacing w:line="24" w:lineRule="atLeast"/>
        <w:ind w:firstLine="420"/>
        <w:jc w:val="left"/>
        <w:rPr>
          <w:rFonts w:hint="eastAsia"/>
        </w:rPr>
      </w:pPr>
      <w:r>
        <w:rPr>
          <w:rFonts w:hint="eastAsia"/>
        </w:rPr>
        <w:t>具体的实验命令已经在以前的实验中提到过了，在此列出几条本次实验中比较重要的实验命令以供复习。</w:t>
      </w:r>
    </w:p>
    <w:p w14:paraId="244C56F8">
      <w:pPr>
        <w:spacing w:line="24" w:lineRule="atLeast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162550" cy="2914650"/>
            <wp:effectExtent l="0" t="0" r="19050" b="6350"/>
            <wp:docPr id="8" name="图片 10" descr="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 descr="5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D10A0">
      <w:pPr>
        <w:spacing w:line="24" w:lineRule="atLeast"/>
        <w:ind w:firstLine="420"/>
        <w:jc w:val="left"/>
        <w:rPr>
          <w:rFonts w:hint="eastAsia"/>
        </w:rPr>
      </w:pPr>
    </w:p>
    <w:p w14:paraId="7E126F07">
      <w:pPr>
        <w:spacing w:line="24" w:lineRule="atLeast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8</w:t>
      </w:r>
      <w:r>
        <w:rPr>
          <w:rFonts w:hint="eastAsia"/>
          <w:b/>
          <w:sz w:val="28"/>
          <w:szCs w:val="28"/>
        </w:rPr>
        <w:t>.</w:t>
      </w:r>
      <w:r>
        <w:rPr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 xml:space="preserve">.7  实验结果分析与总结 </w:t>
      </w:r>
    </w:p>
    <w:p w14:paraId="0D5A858D">
      <w:pPr>
        <w:spacing w:line="24" w:lineRule="atLeast"/>
        <w:jc w:val="left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73176A20">
      <w:pPr>
        <w:spacing w:line="24" w:lineRule="atLeast"/>
        <w:ind w:firstLine="420"/>
        <w:jc w:val="left"/>
        <w:rPr>
          <w:rFonts w:hint="eastAsia"/>
          <w:sz w:val="24"/>
        </w:rPr>
      </w:pPr>
      <w:r>
        <w:rPr>
          <w:rFonts w:hint="eastAsia"/>
          <w:sz w:val="24"/>
        </w:rPr>
        <w:t>注：各机器之间均可ping通。</w:t>
      </w:r>
    </w:p>
    <w:p w14:paraId="0147CFDC">
      <w:pPr>
        <w:spacing w:line="24" w:lineRule="atLeast"/>
        <w:ind w:left="420" w:firstLine="420"/>
        <w:jc w:val="left"/>
        <w:rPr>
          <w:rFonts w:hint="eastAsia"/>
          <w:sz w:val="24"/>
        </w:rPr>
      </w:pPr>
    </w:p>
    <w:p w14:paraId="7CF8BD56">
      <w:pPr>
        <w:spacing w:line="24" w:lineRule="atLeast"/>
        <w:jc w:val="left"/>
        <w:rPr>
          <w:rFonts w:hint="eastAsia"/>
          <w:b/>
          <w:sz w:val="30"/>
          <w:szCs w:val="30"/>
        </w:rPr>
      </w:pPr>
      <w:r>
        <w:rPr>
          <w:b/>
          <w:sz w:val="30"/>
          <w:szCs w:val="30"/>
        </w:rPr>
        <w:t>8</w:t>
      </w:r>
      <w:r>
        <w:rPr>
          <w:rFonts w:hint="eastAsia"/>
          <w:b/>
          <w:sz w:val="30"/>
          <w:szCs w:val="30"/>
        </w:rPr>
        <w:t>.</w:t>
      </w:r>
      <w:r>
        <w:rPr>
          <w:b/>
          <w:sz w:val="30"/>
          <w:szCs w:val="30"/>
        </w:rPr>
        <w:t>4</w:t>
      </w:r>
      <w:r>
        <w:rPr>
          <w:rFonts w:hint="eastAsia"/>
          <w:b/>
          <w:sz w:val="30"/>
          <w:szCs w:val="30"/>
        </w:rPr>
        <w:t xml:space="preserve">  相关知识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宁泰来" w:date="2025-03-12T14:24:00Z" w:initials="">
    <w:p w14:paraId="5E76890B">
      <w:pPr>
        <w:pStyle w:val="2"/>
        <w:rPr>
          <w:rFonts w:hint="eastAsia" w:eastAsia="宋体"/>
          <w:lang w:eastAsia="zh"/>
        </w:rPr>
      </w:pPr>
      <w:r>
        <w:rPr>
          <w:rFonts w:hint="eastAsia"/>
          <w:lang w:eastAsia="zh"/>
        </w:rPr>
        <w:t>同vlan通， 不同vlan不通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E76890B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001010101"/>
    <w:charset w:val="86"/>
    <w:family w:val="auto"/>
    <w:pitch w:val="default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004020204"/>
    <w:charset w:val="00"/>
    <w:family w:val="swiss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6BFCD8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90CD02">
    <w:pPr>
      <w:pStyle w:val="5"/>
    </w:pP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宁泰来">
    <w15:presenceInfo w15:providerId="None" w15:userId="宁泰来"/>
  </w15:person>
  <w15:person w15:author="李甘">
    <w15:presenceInfo w15:providerId="None" w15:userId="李甘"/>
  </w15:person>
  <w15:person w15:author="张何子争">
    <w15:presenceInfo w15:providerId="None" w15:userId="张何子争"/>
  </w15:person>
  <w15:person w15:author="秦禛涵">
    <w15:presenceInfo w15:providerId="None" w15:userId="秦禛涵"/>
  </w15:person>
  <w15:person w15:author="曹景堃">
    <w15:presenceInfo w15:providerId="None" w15:userId="曹景堃"/>
  </w15:person>
  <w15:person w15:author="刘远航">
    <w15:presenceInfo w15:providerId="None" w15:userId="刘远航"/>
  </w15:person>
  <w15:person w15:author="王燚">
    <w15:presenceInfo w15:providerId="None" w15:userId="王燚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1"/>
  <w:documentProtection w:enforcement="0"/>
  <w:defaultTabStop w:val="420"/>
  <w:hyphenationZone w:val="360"/>
  <w:drawingGridVerticalSpacing w:val="156"/>
  <w:displayHorizontalDrawingGridEvery w:val="0"/>
  <w:displayVerticalDrawingGridEvery w:val="2"/>
  <w:doNotShadeFormData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76706"/>
    <w:rsid w:val="000D56E5"/>
    <w:rsid w:val="000E1868"/>
    <w:rsid w:val="000F3412"/>
    <w:rsid w:val="00144DD3"/>
    <w:rsid w:val="001E2F29"/>
    <w:rsid w:val="003722B0"/>
    <w:rsid w:val="00382815"/>
    <w:rsid w:val="003829D2"/>
    <w:rsid w:val="00411D9B"/>
    <w:rsid w:val="00477102"/>
    <w:rsid w:val="004C1E02"/>
    <w:rsid w:val="004F4F29"/>
    <w:rsid w:val="005005EA"/>
    <w:rsid w:val="0053543B"/>
    <w:rsid w:val="0066359C"/>
    <w:rsid w:val="006F270D"/>
    <w:rsid w:val="0071221E"/>
    <w:rsid w:val="0074729B"/>
    <w:rsid w:val="007747F3"/>
    <w:rsid w:val="007A7D49"/>
    <w:rsid w:val="008205FA"/>
    <w:rsid w:val="008460C2"/>
    <w:rsid w:val="008675FD"/>
    <w:rsid w:val="00877CCD"/>
    <w:rsid w:val="008E52B9"/>
    <w:rsid w:val="009926E0"/>
    <w:rsid w:val="009E7F07"/>
    <w:rsid w:val="00A663D9"/>
    <w:rsid w:val="00AD01DA"/>
    <w:rsid w:val="00B13DFC"/>
    <w:rsid w:val="00B3196C"/>
    <w:rsid w:val="00B3642A"/>
    <w:rsid w:val="00B6395C"/>
    <w:rsid w:val="00B67A6E"/>
    <w:rsid w:val="00BD57F4"/>
    <w:rsid w:val="00BE46B6"/>
    <w:rsid w:val="00C1054A"/>
    <w:rsid w:val="00C30F40"/>
    <w:rsid w:val="00C31464"/>
    <w:rsid w:val="00C42549"/>
    <w:rsid w:val="00C9511F"/>
    <w:rsid w:val="00CB124E"/>
    <w:rsid w:val="00CE6F66"/>
    <w:rsid w:val="00D3243C"/>
    <w:rsid w:val="00D63C6D"/>
    <w:rsid w:val="00DB7852"/>
    <w:rsid w:val="00EA3003"/>
    <w:rsid w:val="00EB2EF7"/>
    <w:rsid w:val="00ED1834"/>
    <w:rsid w:val="00F75DC1"/>
    <w:rsid w:val="02BFDB23"/>
    <w:rsid w:val="0410C9DB"/>
    <w:rsid w:val="0BBF6C30"/>
    <w:rsid w:val="0BDEE1EB"/>
    <w:rsid w:val="0E0BEE32"/>
    <w:rsid w:val="0F380AB6"/>
    <w:rsid w:val="11098D0C"/>
    <w:rsid w:val="17CEDC9B"/>
    <w:rsid w:val="1DFF6052"/>
    <w:rsid w:val="1EDF79E9"/>
    <w:rsid w:val="1F8FD66C"/>
    <w:rsid w:val="21E818DB"/>
    <w:rsid w:val="2F517150"/>
    <w:rsid w:val="2FAC2710"/>
    <w:rsid w:val="2FBFD1D9"/>
    <w:rsid w:val="3596C651"/>
    <w:rsid w:val="3A1BD8D5"/>
    <w:rsid w:val="3A49BF24"/>
    <w:rsid w:val="3D7FEC94"/>
    <w:rsid w:val="3ED4E66B"/>
    <w:rsid w:val="3FBC7714"/>
    <w:rsid w:val="41AEDBE3"/>
    <w:rsid w:val="45BD19FA"/>
    <w:rsid w:val="49FDF8A9"/>
    <w:rsid w:val="4F94708B"/>
    <w:rsid w:val="565475D5"/>
    <w:rsid w:val="5F27C415"/>
    <w:rsid w:val="5FB74ACB"/>
    <w:rsid w:val="5FBE881B"/>
    <w:rsid w:val="67E3AD2D"/>
    <w:rsid w:val="6BFB984D"/>
    <w:rsid w:val="706CAFFD"/>
    <w:rsid w:val="747D7C41"/>
    <w:rsid w:val="76767612"/>
    <w:rsid w:val="7A41A682"/>
    <w:rsid w:val="7A7F651E"/>
    <w:rsid w:val="7AA78B6C"/>
    <w:rsid w:val="7DC50D55"/>
    <w:rsid w:val="7DDF2265"/>
    <w:rsid w:val="7E2D4B80"/>
    <w:rsid w:val="7EBF022C"/>
    <w:rsid w:val="7EFB8B52"/>
    <w:rsid w:val="7FB31982"/>
    <w:rsid w:val="7FBFE31B"/>
    <w:rsid w:val="824F5A4C"/>
    <w:rsid w:val="8B7ADE7A"/>
    <w:rsid w:val="9347FC9D"/>
    <w:rsid w:val="938ED30D"/>
    <w:rsid w:val="9C16091D"/>
    <w:rsid w:val="9E7B0764"/>
    <w:rsid w:val="A6AFD68B"/>
    <w:rsid w:val="AC025D7F"/>
    <w:rsid w:val="B1D169DF"/>
    <w:rsid w:val="BDF6C061"/>
    <w:rsid w:val="BF75460E"/>
    <w:rsid w:val="BFFF1B5D"/>
    <w:rsid w:val="C4148B15"/>
    <w:rsid w:val="C645FC29"/>
    <w:rsid w:val="C764F29F"/>
    <w:rsid w:val="CE541919"/>
    <w:rsid w:val="CE63C8B8"/>
    <w:rsid w:val="CEC0DEF7"/>
    <w:rsid w:val="D14D8F42"/>
    <w:rsid w:val="D37F5DC9"/>
    <w:rsid w:val="D5FD3E08"/>
    <w:rsid w:val="DCFECAF2"/>
    <w:rsid w:val="DD203E2B"/>
    <w:rsid w:val="E1803F78"/>
    <w:rsid w:val="E1FFDF85"/>
    <w:rsid w:val="E4F7A1AE"/>
    <w:rsid w:val="EDB7A017"/>
    <w:rsid w:val="EDB95BC2"/>
    <w:rsid w:val="EF7C1A8F"/>
    <w:rsid w:val="EF7FDF29"/>
    <w:rsid w:val="F2BB39A9"/>
    <w:rsid w:val="F3FB21DF"/>
    <w:rsid w:val="F681A39F"/>
    <w:rsid w:val="F74B6D5D"/>
    <w:rsid w:val="F7FF46ED"/>
    <w:rsid w:val="F92986EB"/>
    <w:rsid w:val="FBEEBBB2"/>
    <w:rsid w:val="FD7BD129"/>
    <w:rsid w:val="FF671366"/>
    <w:rsid w:val="FF7F2A03"/>
    <w:rsid w:val="FFD94768"/>
    <w:rsid w:val="FFE7EDD8"/>
    <w:rsid w:val="FFF888BA"/>
    <w:rsid w:val="FFFFEA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uiPriority w:val="0"/>
    <w:rPr>
      <w:rFonts w:ascii="Times New Roman" w:hAnsi="Times New Roman" w:eastAsia="宋体" w:cs="Times New Roman"/>
    </w:rPr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  <w:rPr>
      <w:rFonts w:ascii="Times New Roman" w:hAnsi="Times New Roman" w:eastAsia="宋体" w:cs="Times New Roman"/>
    </w:rPr>
  </w:style>
  <w:style w:type="paragraph" w:styleId="3">
    <w:name w:val="Date"/>
    <w:basedOn w:val="1"/>
    <w:next w:val="1"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4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5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眉 字符"/>
    <w:link w:val="5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9">
    <w:name w:val="页脚 字符"/>
    <w:link w:val="4"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7" Type="http://schemas.microsoft.com/office/2011/relationships/people" Target="people.xml"/><Relationship Id="rId16" Type="http://schemas.openxmlformats.org/officeDocument/2006/relationships/fontTable" Target="fontTable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11</Pages>
  <Words>660</Words>
  <Characters>3762</Characters>
  <Lines>31</Lines>
  <Paragraphs>8</Paragraphs>
  <TotalTime>0</TotalTime>
  <ScaleCrop>false</ScaleCrop>
  <LinksUpToDate>false</LinksUpToDate>
  <CharactersWithSpaces>4414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2022-03-25T05:54:00Z</dcterms:created>
  <dc:creator>User</dc:creator>
  <cp:lastModifiedBy>Isabella...伊莎贝拉</cp:lastModifiedBy>
  <cp:lastPrinted>2013-04-14T10:23:00Z</cp:lastPrinted>
  <dcterms:modified xsi:type="dcterms:W3CDTF">2025-12-21T14:17:38Z</dcterms:modified>
  <dc:title>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55943ED7C6588909029147694504CD66_43</vt:lpwstr>
  </property>
</Properties>
</file>