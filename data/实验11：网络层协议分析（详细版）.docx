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14341">
      <w:pPr>
        <w:pStyle w:val="10"/>
        <w:ind w:left="480"/>
        <w:rPr>
          <w:rFonts w:hint="eastAsia"/>
        </w:rPr>
      </w:pPr>
      <w:bookmarkStart w:id="0" w:name="_GoBack"/>
      <w:bookmarkEnd w:id="0"/>
      <w:r>
        <w:rPr>
          <w:rFonts w:hint="eastAsia"/>
        </w:rPr>
        <w:t>实验十一：网络层协议分析</w:t>
      </w:r>
    </w:p>
    <w:p w14:paraId="266FED8E">
      <w:pPr>
        <w:pStyle w:val="4"/>
        <w:numPr>
          <w:ilvl w:val="0"/>
          <w:numId w:val="0"/>
        </w:numPr>
        <w:tabs>
          <w:tab w:val="clear" w:pos="709"/>
        </w:tabs>
        <w:ind w:left="809" w:hanging="709"/>
        <w:rPr>
          <w:rFonts w:hint="eastAsia"/>
        </w:rPr>
      </w:pPr>
      <w:r>
        <w:rPr>
          <w:rFonts w:hint="eastAsia"/>
        </w:rPr>
        <w:t>实验11-1  ARP协议分析</w:t>
      </w:r>
    </w:p>
    <w:p w14:paraId="228DECE1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11.1.1实验内容</w:t>
      </w:r>
    </w:p>
    <w:p w14:paraId="2DFBA319">
      <w:pPr>
        <w:ind w:left="0" w:leftChars="0" w:firstLine="540" w:firstLineChars="225"/>
        <w:rPr>
          <w:rFonts w:hint="eastAsia" w:ascii="宋体" w:hAnsi="宋体"/>
        </w:rPr>
      </w:pPr>
      <w:r>
        <w:rPr>
          <w:rFonts w:hint="eastAsia" w:ascii="宋体" w:hAnsi="宋体"/>
        </w:rPr>
        <w:t>截取网络中两台设备的ARP报文，针对不同情况下报文的不同内容对协议进行分析。</w:t>
      </w:r>
    </w:p>
    <w:p w14:paraId="49996C95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11.1.2实验目的</w:t>
      </w:r>
    </w:p>
    <w:p w14:paraId="6D935DF8">
      <w:pPr>
        <w:ind w:left="0" w:leftChars="0" w:firstLine="540" w:firstLineChars="225"/>
        <w:rPr>
          <w:rFonts w:hint="eastAsia"/>
        </w:rPr>
      </w:pPr>
      <w:r>
        <w:rPr>
          <w:rFonts w:hint="eastAsia" w:ascii="宋体" w:hAnsi="宋体"/>
        </w:rPr>
        <w:t>分析ARP协议报文首部格式，分析ARP协议在同一网段内和不同网段间的解析过程</w:t>
      </w:r>
      <w:r>
        <w:rPr>
          <w:rFonts w:hint="eastAsia" w:ascii="楷体_GB2312" w:eastAsia="楷体_GB2312"/>
          <w:sz w:val="28"/>
          <w:szCs w:val="28"/>
        </w:rPr>
        <w:t>。</w:t>
      </w:r>
    </w:p>
    <w:p w14:paraId="59330F90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11.1.3实验拓扑图</w:t>
      </w:r>
    </w:p>
    <w:p w14:paraId="6197C235">
      <w:pPr>
        <w:keepNext/>
        <w:ind w:left="0" w:leftChars="0"/>
      </w:pPr>
      <w:r>
        <w:rPr>
          <w:rFonts w:hint="eastAsia" w:ascii="楷体_GB2312" w:eastAsia="楷体_GB2312"/>
          <w:b/>
          <w:sz w:val="28"/>
          <w:szCs w:val="28"/>
        </w:rPr>
        <w:drawing>
          <wp:inline distT="0" distB="0" distL="114300" distR="114300">
            <wp:extent cx="4800600" cy="3600450"/>
            <wp:effectExtent l="0" t="0" r="0" b="6350"/>
            <wp:docPr id="2" name="图片 1" descr="幻灯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幻灯片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F4AB">
      <w:pPr>
        <w:pStyle w:val="6"/>
        <w:ind w:left="0" w:leftChars="0"/>
        <w:jc w:val="center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/>
        </w:rPr>
        <w:t>图 ARP协议分析</w:t>
      </w:r>
    </w:p>
    <w:p w14:paraId="4AA3BCE2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11.1.4实验设备</w:t>
      </w:r>
    </w:p>
    <w:p w14:paraId="63498CE8">
      <w:pPr>
        <w:ind w:left="480"/>
        <w:rPr>
          <w:rFonts w:hint="eastAsia" w:ascii="宋体" w:hAnsi="宋体"/>
        </w:rPr>
      </w:pPr>
      <w:r>
        <w:rPr>
          <w:rFonts w:hint="eastAsia" w:ascii="宋体" w:hAnsi="宋体"/>
        </w:rPr>
        <w:t>硬件：三层交换机</w:t>
      </w:r>
      <w:ins w:id="0" w:author="曹景堃" w:date="2025-03-12T18:05:00Z">
        <w:r>
          <w:rPr>
            <w:rFonts w:hint="eastAsia" w:ascii="宋体" w:hAnsi="宋体"/>
            <w:lang w:eastAsia="zh"/>
          </w:rPr>
          <w:t>（SW1或SW2）</w:t>
        </w:r>
      </w:ins>
      <w:r>
        <w:rPr>
          <w:rFonts w:hint="eastAsia" w:ascii="宋体" w:hAnsi="宋体"/>
        </w:rPr>
        <w:t>一台，PC机两台</w:t>
      </w:r>
    </w:p>
    <w:p w14:paraId="2D1219C0">
      <w:pPr>
        <w:ind w:left="480"/>
        <w:rPr>
          <w:rFonts w:hint="eastAsia" w:ascii="宋体" w:hAnsi="宋体"/>
        </w:rPr>
      </w:pPr>
      <w:r>
        <w:rPr>
          <w:rFonts w:hint="eastAsia" w:ascii="宋体" w:hAnsi="宋体"/>
        </w:rPr>
        <w:t>软件：报文截取软件（以ethereal为例）</w:t>
      </w:r>
    </w:p>
    <w:p w14:paraId="4AC20147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11.1.5实验步骤</w:t>
      </w:r>
    </w:p>
    <w:p w14:paraId="7917EC21">
      <w:pPr>
        <w:ind w:left="0" w:leftChars="0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步骤一、同一网段的ARP协议分析</w:t>
      </w:r>
    </w:p>
    <w:p w14:paraId="6FEBB60C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1）按照拓扑图（a）进行组网，并配置计算机的IP地址</w:t>
      </w:r>
    </w:p>
    <w:p w14:paraId="09A90A2C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2）检查两台PC机的ARP cache，若非空则清空.</w:t>
      </w:r>
    </w:p>
    <w:p w14:paraId="7CAF6940">
      <w:pPr>
        <w:ind w:left="359" w:leftChars="149" w:hanging="1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清空ARP cache 步骤：</w:t>
      </w:r>
    </w:p>
    <w:p w14:paraId="2C00FE93">
      <w:pPr>
        <w:numPr>
          <w:ilvl w:val="0"/>
          <w:numId w:val="2"/>
        </w:numPr>
        <w:ind w:left="359" w:leftChars="149" w:hanging="1"/>
        <w:rPr>
          <w:rFonts w:hint="eastAsia" w:ascii="宋体" w:hAnsi="宋体"/>
        </w:rPr>
      </w:pPr>
      <w:r>
        <w:rPr>
          <w:rFonts w:hint="eastAsia" w:ascii="宋体" w:hAnsi="宋体"/>
        </w:rPr>
        <w:t xml:space="preserve">运行cmd，输入命令arp </w:t>
      </w:r>
      <w:r>
        <w:rPr>
          <w:rFonts w:ascii="宋体" w:hAnsi="宋体"/>
        </w:rPr>
        <w:t>–</w:t>
      </w:r>
      <w:r>
        <w:rPr>
          <w:rFonts w:hint="eastAsia" w:ascii="宋体" w:hAnsi="宋体"/>
        </w:rPr>
        <w:t>a来查看arp cache；</w:t>
      </w:r>
    </w:p>
    <w:p w14:paraId="39BB5186">
      <w:pPr>
        <w:numPr>
          <w:ilvl w:val="0"/>
          <w:numId w:val="2"/>
        </w:numPr>
        <w:ind w:left="359" w:leftChars="149" w:hanging="1"/>
        <w:rPr>
          <w:rFonts w:hint="eastAsia" w:ascii="宋体" w:hAnsi="宋体"/>
        </w:rPr>
      </w:pPr>
      <w:r>
        <w:rPr>
          <w:rFonts w:hint="eastAsia" w:ascii="宋体" w:hAnsi="宋体"/>
        </w:rPr>
        <w:t>连续输入命令 arp -d，来清空arp cache，直到系统提示：</w:t>
      </w:r>
    </w:p>
    <w:p w14:paraId="7A6B4C97">
      <w:pPr>
        <w:ind w:left="1620" w:leftChars="0"/>
        <w:rPr>
          <w:rFonts w:ascii="宋体" w:hAnsi="宋体"/>
        </w:rPr>
      </w:pPr>
      <w:r>
        <w:rPr>
          <w:rFonts w:hint="eastAsia" w:ascii="宋体" w:hAnsi="宋体"/>
        </w:rPr>
        <w:t>No ARP Entries Found</w:t>
      </w:r>
    </w:p>
    <w:p w14:paraId="308D4B06">
      <w:pPr>
        <w:ind w:leftChars="0"/>
        <w:rPr>
          <w:ins w:id="1" w:author="曹景堃" w:date="2025-03-12T18:12:00Z"/>
          <w:rFonts w:hint="eastAsia" w:ascii="宋体" w:hAnsi="宋体"/>
        </w:rPr>
      </w:pPr>
      <w:r>
        <w:rPr>
          <w:rFonts w:hint="eastAsia" w:ascii="宋体" w:hAnsi="宋体"/>
        </w:rPr>
        <w:t>（若有多张网卡，可以禁用不需要的网卡）</w:t>
      </w:r>
    </w:p>
    <w:p w14:paraId="4F563D80">
      <w:pPr>
        <w:ind w:left="0" w:leftChars="0" w:firstLine="240" w:firstLineChars="100"/>
        <w:rPr>
          <w:rFonts w:hint="eastAsia" w:ascii="宋体" w:hAnsi="宋体" w:eastAsia="宋体"/>
          <w:lang w:eastAsia="zh"/>
        </w:rPr>
        <w:pPrChange w:id="2" w:author="曹景堃" w:date="2025-03-12T18:12:00Z">
          <w:pPr>
            <w:ind w:leftChars="0"/>
          </w:pPr>
        </w:pPrChange>
      </w:pPr>
      <w:ins w:id="3" w:author="曹景堃" w:date="2025-03-12T18:12:00Z">
        <w:r>
          <w:rPr>
            <w:rFonts w:hint="eastAsia" w:ascii="宋体" w:hAnsi="宋体"/>
            <w:lang w:eastAsia="zh"/>
          </w:rPr>
          <w:t>(系统可能不会提示</w:t>
        </w:r>
      </w:ins>
      <w:ins w:id="4" w:author="曹景堃" w:date="2025-03-12T18:12:00Z">
        <w:r>
          <w:rPr>
            <w:rFonts w:hint="eastAsia" w:ascii="宋体" w:hAnsi="宋体"/>
          </w:rPr>
          <w:t>No ARP Entries Found</w:t>
        </w:r>
      </w:ins>
      <w:ins w:id="5" w:author="曹景堃" w:date="2025-03-12T18:12:00Z">
        <w:r>
          <w:rPr>
            <w:rFonts w:hint="eastAsia" w:ascii="宋体" w:hAnsi="宋体"/>
            <w:lang w:eastAsia="zh"/>
          </w:rPr>
          <w:t>)</w:t>
        </w:r>
      </w:ins>
    </w:p>
    <w:p w14:paraId="2C53774F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3）运行</w:t>
      </w:r>
      <w:ins w:id="6" w:author="曹景堃" w:date="2025-03-12T18:13:00Z">
        <w:r>
          <w:rPr>
            <w:rFonts w:hint="eastAsia" w:ascii="宋体" w:hAnsi="宋体"/>
            <w:lang w:eastAsia="zh"/>
          </w:rPr>
          <w:t>一台</w:t>
        </w:r>
      </w:ins>
      <w:del w:id="7" w:author="曹景堃" w:date="2025-03-12T18:13:00Z">
        <w:r>
          <w:rPr>
            <w:rFonts w:hint="eastAsia" w:ascii="宋体" w:hAnsi="宋体"/>
          </w:rPr>
          <w:delText>两台</w:delText>
        </w:r>
      </w:del>
      <w:r>
        <w:rPr>
          <w:rFonts w:hint="eastAsia" w:ascii="宋体" w:hAnsi="宋体"/>
        </w:rPr>
        <w:t>PC机</w:t>
      </w:r>
      <w:ins w:id="8" w:author="曹景堃" w:date="2025-03-12T18:13:00Z">
        <w:r>
          <w:rPr>
            <w:rFonts w:hint="eastAsia" w:ascii="宋体" w:hAnsi="宋体"/>
            <w:lang w:eastAsia="zh"/>
          </w:rPr>
          <w:t>（如PCb）</w:t>
        </w:r>
      </w:ins>
      <w:r>
        <w:rPr>
          <w:rFonts w:hint="eastAsia" w:ascii="宋体" w:hAnsi="宋体"/>
        </w:rPr>
        <w:t>上的ethereal，点击capture</w:t>
      </w:r>
      <w:r>
        <w:rPr>
          <w:rFonts w:ascii="宋体" w:hAnsi="宋体"/>
        </w:rPr>
        <w:t>—</w:t>
      </w:r>
      <w:r>
        <w:rPr>
          <w:rFonts w:hint="eastAsia" w:ascii="宋体" w:hAnsi="宋体"/>
        </w:rPr>
        <w:t>&gt;options，选择interface（接口）使得下方的IP address为自己电脑的IP地址，点击Capture开始截获数据报文，配置如下：</w:t>
      </w:r>
    </w:p>
    <w:p w14:paraId="0284FC9D">
      <w:pPr>
        <w:ind w:left="355" w:leftChars="148" w:firstLine="64" w:firstLineChars="27"/>
        <w:rPr>
          <w:rFonts w:hint="eastAsia" w:ascii="宋体" w:hAnsi="宋体"/>
        </w:rPr>
      </w:pPr>
      <w:ins w:id="9" w:author="曹景堃" w:date="2025-03-12T18:12:00Z">
        <w:r>
          <w:rPr>
            <w:sz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329565</wp:posOffset>
                  </wp:positionV>
                  <wp:extent cx="3267075" cy="323850"/>
                  <wp:effectExtent l="12700" t="12700" r="22225" b="19050"/>
                  <wp:wrapNone/>
                  <wp:docPr id="1" name="矩形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267075" cy="32385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C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600BD6">
                              <w:pPr>
                                <w:jc w:val="left"/>
                                <w:pPrChange w:id="11" w:author="曹景堃" w:date="2025-03-12T18:12:00Z">
                                  <w:pPr>
                                    <w:jc w:val="center"/>
                                  </w:pPr>
                                </w:pPrChange>
                              </w:pPr>
                            </w:p>
                          </w:txbxContent>
                        </wps:txbx>
                        <wps:bodyPr wrap="square" upright="1"/>
                      </wps:wsp>
                    </a:graphicData>
                  </a:graphic>
                </wp:anchor>
              </w:drawing>
            </mc:Choice>
            <mc:Fallback>
              <w:pict>
                <v:rect id="矩形 4" o:spid="_x0000_s1026" o:spt="1" style="position:absolute;left:0pt;margin-left:25.5pt;margin-top:25.95pt;height:25.5pt;width:257.25pt;z-index:251659264;mso-width-relative:page;mso-height-relative:page;" filled="f" stroked="t" coordsize="21600,21600" o:gfxdata="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XhClt2gAAAAkBAAAPAAAAAAAAAAEAIAAA&#10;ACIAAABkcnMvZG93bnJldi54bWxQSwECFAAUAAAACACHTuJAJHsF5goCAAAPBAAADgAAAAAAAAAB&#10;ACAAAAApAQAAZHJzL2Uyb0RvYy54bWxQSwUGAAAAAAYABgBZAQAApQUAAAAA&#10;">
                  <v:fill on="f" focussize="0,0"/>
                  <v:stroke weight="2pt" color="#C00000" joinstyle="round"/>
                  <v:imagedata o:title=""/>
                  <o:lock v:ext="edit" aspectratio="f"/>
                  <v:textbox>
                    <w:txbxContent>
                      <w:p w14:paraId="3B600BD6">
                        <w:pPr>
                          <w:jc w:val="left"/>
                          <w:pPrChange w:id="12" w:author="曹景堃" w:date="2025-03-12T18:12:00Z">
                            <w:pPr>
                              <w:jc w:val="center"/>
                            </w:pPr>
                          </w:pPrChange>
                        </w:pPr>
                      </w:p>
                    </w:txbxContent>
                  </v:textbox>
                </v:rect>
              </w:pict>
            </mc:Fallback>
          </mc:AlternateContent>
        </w:r>
      </w:ins>
      <w:r>
        <w:rPr>
          <w:lang/>
        </w:rPr>
        <w:drawing>
          <wp:inline distT="0" distB="0" distL="114300" distR="114300">
            <wp:extent cx="3391535" cy="3307080"/>
            <wp:effectExtent l="0" t="0" r="12065" b="2032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4730">
      <w:pPr>
        <w:ind w:left="360" w:leftChars="0"/>
        <w:rPr>
          <w:rFonts w:hint="eastAsia" w:ascii="宋体" w:hAnsi="宋体"/>
        </w:rPr>
      </w:pPr>
      <w:r>
        <w:rPr>
          <w:rFonts w:hint="eastAsia" w:ascii="宋体" w:hAnsi="宋体"/>
        </w:rPr>
        <w:t>在PCa上 ping PCb，PCb上的ethereal软件显示如下：</w:t>
      </w:r>
    </w:p>
    <w:p w14:paraId="42A94F72">
      <w:pPr>
        <w:ind w:left="360" w:leftChars="15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3190875" cy="3686175"/>
            <wp:effectExtent l="0" t="0" r="9525" b="2222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38D0">
      <w:pPr>
        <w:ind w:left="360" w:leftChars="150"/>
        <w:rPr>
          <w:rFonts w:hint="eastAsia" w:ascii="宋体" w:hAnsi="宋体"/>
        </w:rPr>
      </w:pPr>
      <w:r>
        <w:rPr>
          <w:rFonts w:hint="eastAsia" w:ascii="宋体" w:hAnsi="宋体"/>
        </w:rPr>
        <w:t>执行完后点击Stop，停止PCa和PCb上的ethereal报文截获，将结果保存为ping-1，如下图所示：</w:t>
      </w:r>
    </w:p>
    <w:p w14:paraId="1C948AB2">
      <w:pPr>
        <w:ind w:left="360" w:leftChars="15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5275580" cy="3128645"/>
            <wp:effectExtent l="0" t="0" r="7620" b="2095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CA39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4）查看两台PC机上的ARP cache；</w:t>
      </w:r>
    </w:p>
    <w:p w14:paraId="352F8F0A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5）再次执行步骤3），如下图所示：</w:t>
      </w:r>
    </w:p>
    <w:p w14:paraId="2B147F20">
      <w:pPr>
        <w:ind w:left="360" w:leftChars="15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3190875" cy="3686175"/>
            <wp:effectExtent l="0" t="0" r="9525" b="2222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BBE1">
      <w:pPr>
        <w:ind w:left="360" w:leftChars="150"/>
        <w:rPr>
          <w:rFonts w:hint="eastAsia" w:ascii="宋体" w:hAnsi="宋体"/>
        </w:rPr>
      </w:pPr>
      <w:r>
        <w:rPr>
          <w:rFonts w:hint="eastAsia" w:ascii="宋体" w:hAnsi="宋体"/>
        </w:rPr>
        <w:t>点击Stop后，将结果保存为ping-2，结果如下：</w:t>
      </w:r>
    </w:p>
    <w:p w14:paraId="4DBE42C7">
      <w:pPr>
        <w:ind w:left="360" w:leftChars="15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5275580" cy="3128645"/>
            <wp:effectExtent l="0" t="0" r="7620" b="2095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953E">
      <w:pPr>
        <w:ind w:left="360" w:leftChars="150"/>
        <w:rPr>
          <w:rFonts w:hint="eastAsia" w:ascii="宋体" w:hAnsi="宋体"/>
        </w:rPr>
      </w:pPr>
      <w:r>
        <w:rPr>
          <w:rFonts w:hint="eastAsia" w:ascii="宋体" w:hAnsi="宋体"/>
        </w:rPr>
        <w:t>对这两次结果进行分析。</w:t>
      </w:r>
    </w:p>
    <w:p w14:paraId="32A00C22">
      <w:pPr>
        <w:ind w:left="161" w:leftChars="67" w:firstLine="17" w:firstLineChars="7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步骤二、不同网段的ARP协议分析</w:t>
      </w:r>
    </w:p>
    <w:p w14:paraId="62DD5DB6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1）按照拓扑图（b）重新组网，修改两台PC机的IP地址（注意：默认网关也要填写</w:t>
      </w:r>
      <w:ins w:id="13" w:author="曹景堃" w:date="2025-03-12T18:05:00Z">
        <w:r>
          <w:rPr>
            <w:rFonts w:hint="eastAsia" w:ascii="宋体" w:hAnsi="宋体"/>
            <w:lang w:eastAsia="zh"/>
          </w:rPr>
          <w:t>，如192.169.2.1和192.168.3.1</w:t>
        </w:r>
      </w:ins>
      <w:r>
        <w:rPr>
          <w:rFonts w:hint="eastAsia" w:ascii="宋体" w:hAnsi="宋体"/>
        </w:rPr>
        <w:t>）</w:t>
      </w:r>
    </w:p>
    <w:p w14:paraId="14043FCF">
      <w:pPr>
        <w:ind w:left="360" w:leftChars="0" w:hanging="360" w:hangingChars="150"/>
        <w:rPr>
          <w:ins w:id="14" w:author="曹景堃" w:date="2025-03-12T18:06:00Z"/>
          <w:rFonts w:hint="eastAsia" w:ascii="宋体" w:hAnsi="宋体" w:eastAsia="宋体"/>
          <w:lang w:eastAsia="zh"/>
        </w:rPr>
      </w:pPr>
      <w:r>
        <w:rPr>
          <w:rFonts w:hint="eastAsia" w:ascii="宋体" w:hAnsi="宋体"/>
        </w:rPr>
        <w:t>2）按照拓扑图（b）设置交换机的VLAN2和VLAN3.设置完成后清空两台PC的ARP cache</w:t>
      </w:r>
      <w:ins w:id="15" w:author="曹景堃" w:date="2025-03-12T18:14:00Z">
        <w:r>
          <w:rPr>
            <w:rFonts w:hint="eastAsia" w:ascii="宋体" w:hAnsi="宋体"/>
            <w:lang w:eastAsia="zh"/>
          </w:rPr>
          <w:t>（arp -d）</w:t>
        </w:r>
      </w:ins>
    </w:p>
    <w:p w14:paraId="29B13A72">
      <w:pPr>
        <w:ind w:left="360" w:leftChars="0" w:hanging="360" w:hangingChars="150"/>
        <w:rPr>
          <w:ins w:id="16" w:author="曹景堃" w:date="2025-03-12T18:07:00Z"/>
          <w:rFonts w:hint="eastAsia" w:ascii="宋体" w:hAnsi="宋体"/>
          <w:lang w:eastAsia="zh"/>
        </w:rPr>
      </w:pPr>
      <w:ins w:id="17" w:author="曹景堃" w:date="2025-03-12T18:06:00Z">
        <w:r>
          <w:rPr>
            <w:rFonts w:hint="eastAsia" w:ascii="宋体" w:hAnsi="宋体"/>
            <w:lang w:eastAsia="zh"/>
          </w:rPr>
          <w:t>配置命令：用浏览器进入H3C</w:t>
        </w:r>
      </w:ins>
      <w:ins w:id="18" w:author="曹景堃" w:date="2025-03-12T18:07:00Z">
        <w:r>
          <w:rPr>
            <w:rFonts w:hint="eastAsia" w:ascii="宋体" w:hAnsi="宋体"/>
            <w:lang w:eastAsia="zh"/>
          </w:rPr>
          <w:t>设备管理控制台，并开启一个三层交换机的终端。</w:t>
        </w:r>
      </w:ins>
    </w:p>
    <w:p w14:paraId="373D1E69">
      <w:pPr>
        <w:ind w:left="360" w:leftChars="0" w:hanging="360" w:hangingChars="150"/>
        <w:rPr>
          <w:ins w:id="19" w:author="李甘" w:date="2025-03-23T00:06:00Z"/>
          <w:rFonts w:hint="eastAsia" w:ascii="宋体" w:hAnsi="宋体"/>
          <w:lang w:eastAsia="zh"/>
        </w:rPr>
      </w:pPr>
      <w:ins w:id="20" w:author="曹景堃" w:date="2025-03-12T18:07:00Z">
        <w:r>
          <w:rPr>
            <w:rFonts w:hint="eastAsia" w:ascii="宋体" w:hAnsi="宋体"/>
            <w:lang w:eastAsia="zh"/>
          </w:rPr>
          <w:t>执行如下命令：</w:t>
        </w:r>
      </w:ins>
    </w:p>
    <w:p w14:paraId="258DF5D1">
      <w:pPr>
        <w:ind w:left="0" w:leftChars="0" w:firstLine="0" w:firstLineChars="0"/>
        <w:rPr>
          <w:ins w:id="22" w:author="曹景堃" w:date="2025-03-12T18:07:00Z"/>
          <w:rFonts w:hint="default" w:ascii="宋体" w:hAnsi="宋体"/>
          <w:lang w:val="en" w:eastAsia="zh"/>
        </w:rPr>
        <w:pPrChange w:id="21" w:author="李甘" w:date="">
          <w:pPr>
            <w:ind w:left="360" w:leftChars="0" w:hanging="360" w:hangingChars="150"/>
          </w:pPr>
        </w:pPrChange>
      </w:pPr>
      <w:ins w:id="23" w:author="李甘" w:date="2025-03-23T00:06:00Z">
        <w:r>
          <w:rPr>
            <w:rFonts w:hint="default" w:ascii="微软雅黑" w:hAnsi="微软雅黑" w:eastAsia="微软雅黑" w:cs="微软雅黑"/>
            <w:kern w:val="2"/>
            <w:sz w:val="22"/>
            <w:szCs w:val="22"/>
            <w:lang w:val="en-US" w:eastAsia="zh-CN" w:bidi="ar"/>
          </w:rPr>
          <w:t>登陆后，请按照如下步骤重置交换机：（如果在光标前显示[...]，说明你位于系统视图中，先按Ctrl+Z退出系统视图），然后输入reboot，第一个选项输入N，第二个输入Y，等待一段时间后即可。</w:t>
        </w:r>
      </w:ins>
    </w:p>
    <w:p w14:paraId="5F72473C">
      <w:pPr>
        <w:spacing w:line="360" w:lineRule="auto"/>
        <w:ind w:left="420" w:firstLine="420"/>
        <w:rPr>
          <w:ins w:id="24" w:author="曹景堃" w:date="2025-03-12T18:08:00Z"/>
          <w:rFonts w:hint="eastAsia"/>
        </w:rPr>
      </w:pPr>
      <w:ins w:id="25" w:author="曹景堃" w:date="2025-03-12T18:08:00Z">
        <w:r>
          <w:rPr/>
          <w:t>&lt;H3C&gt;</w:t>
        </w:r>
      </w:ins>
      <w:ins w:id="26" w:author="曹景堃" w:date="2025-03-12T18:08:00Z">
        <w:r>
          <w:rPr>
            <w:rFonts w:hint="eastAsia"/>
            <w:lang w:eastAsia="zh"/>
          </w:rPr>
          <w:t>sys</w:t>
        </w:r>
      </w:ins>
      <w:ins w:id="27" w:author="曹景堃" w:date="2025-03-12T18:08:00Z">
        <w:r>
          <w:rPr/>
          <w:t xml:space="preserve"> </w:t>
        </w:r>
      </w:ins>
    </w:p>
    <w:p w14:paraId="372FB5FD">
      <w:pPr>
        <w:spacing w:line="360" w:lineRule="auto"/>
        <w:ind w:left="420" w:firstLine="420"/>
        <w:rPr>
          <w:ins w:id="28" w:author="曹景堃" w:date="2025-03-12T18:08:00Z"/>
          <w:rFonts w:hint="eastAsia" w:eastAsia="宋体"/>
          <w:lang w:eastAsia="zh"/>
        </w:rPr>
      </w:pPr>
      <w:ins w:id="29" w:author="曹景堃" w:date="2025-03-12T18:08:00Z">
        <w:r>
          <w:rPr/>
          <w:t xml:space="preserve">System View: return to User View with Ctrl+Z. </w:t>
        </w:r>
      </w:ins>
    </w:p>
    <w:p w14:paraId="0D4955DD">
      <w:pPr>
        <w:spacing w:line="360" w:lineRule="auto"/>
        <w:ind w:left="420" w:firstLine="420"/>
        <w:rPr>
          <w:ins w:id="30" w:author="曹景堃" w:date="2025-03-12T18:08:00Z"/>
        </w:rPr>
      </w:pPr>
      <w:ins w:id="31" w:author="曹景堃" w:date="2025-03-12T18:08:00Z">
        <w:r>
          <w:rPr/>
          <w:t>[H3C]sys SW</w:t>
        </w:r>
      </w:ins>
      <w:ins w:id="32" w:author="曹景堃" w:date="2025-03-12T18:08:00Z">
        <w:r>
          <w:rPr>
            <w:rFonts w:hint="eastAsia"/>
            <w:lang w:eastAsia="zh"/>
          </w:rPr>
          <w:t>1</w:t>
        </w:r>
      </w:ins>
      <w:ins w:id="33" w:author="曹景堃" w:date="2025-03-12T18:08:00Z">
        <w:r>
          <w:rPr/>
          <w:t xml:space="preserve"> </w:t>
        </w:r>
      </w:ins>
    </w:p>
    <w:p w14:paraId="3E2DA00D">
      <w:pPr>
        <w:spacing w:line="360" w:lineRule="auto"/>
        <w:ind w:left="420" w:firstLine="420"/>
        <w:rPr>
          <w:ins w:id="34" w:author="曹景堃" w:date="2025-03-12T18:08:00Z"/>
          <w:rFonts w:hint="eastAsia"/>
        </w:rPr>
      </w:pPr>
      <w:ins w:id="35" w:author="曹景堃" w:date="2025-03-12T18:08:00Z">
        <w:r>
          <w:rPr/>
          <w:t>[SW</w:t>
        </w:r>
      </w:ins>
      <w:ins w:id="36" w:author="曹景堃" w:date="2025-03-12T18:08:00Z">
        <w:r>
          <w:rPr>
            <w:rFonts w:hint="eastAsia"/>
            <w:lang w:eastAsia="zh"/>
          </w:rPr>
          <w:t>1</w:t>
        </w:r>
      </w:ins>
      <w:ins w:id="37" w:author="曹景堃" w:date="2025-03-12T18:08:00Z">
        <w:r>
          <w:rPr/>
          <w:t xml:space="preserve">]vlan 2 </w:t>
        </w:r>
      </w:ins>
    </w:p>
    <w:p w14:paraId="0C58A46E">
      <w:pPr>
        <w:spacing w:line="360" w:lineRule="auto"/>
        <w:ind w:left="420" w:firstLine="420"/>
        <w:rPr>
          <w:ins w:id="38" w:author="曹景堃" w:date="2025-03-12T18:10:00Z"/>
        </w:rPr>
      </w:pPr>
      <w:ins w:id="39" w:author="曹景堃" w:date="2025-03-12T18:08:00Z">
        <w:r>
          <w:rPr/>
          <w:t>[SW</w:t>
        </w:r>
      </w:ins>
      <w:ins w:id="40" w:author="曹景堃" w:date="2025-03-12T18:08:00Z">
        <w:r>
          <w:rPr>
            <w:rFonts w:hint="eastAsia"/>
            <w:lang w:eastAsia="zh"/>
          </w:rPr>
          <w:t>1</w:t>
        </w:r>
      </w:ins>
      <w:ins w:id="41" w:author="曹景堃" w:date="2025-03-12T18:08:00Z">
        <w:r>
          <w:rPr/>
          <w:t xml:space="preserve">-vlan2]port </w:t>
        </w:r>
      </w:ins>
      <w:ins w:id="42" w:author="曹景堃" w:date="2025-03-12T18:08:00Z">
        <w:r>
          <w:rPr>
            <w:rFonts w:hint="eastAsia"/>
            <w:lang w:eastAsia="zh"/>
          </w:rPr>
          <w:t>Gagibit</w:t>
        </w:r>
      </w:ins>
      <w:ins w:id="43" w:author="曹景堃" w:date="2025-03-12T18:08:00Z">
        <w:r>
          <w:rPr/>
          <w:t>Ethernet 1/0/</w:t>
        </w:r>
      </w:ins>
      <w:ins w:id="44" w:author="曹景堃" w:date="2025-03-12T18:08:00Z">
        <w:r>
          <w:rPr>
            <w:rFonts w:hint="eastAsia"/>
            <w:lang w:eastAsia="zh"/>
          </w:rPr>
          <w:t>1</w:t>
        </w:r>
      </w:ins>
      <w:ins w:id="45" w:author="曹景堃" w:date="2025-03-12T18:08:00Z">
        <w:r>
          <w:rPr/>
          <w:t xml:space="preserve"> </w:t>
        </w:r>
      </w:ins>
    </w:p>
    <w:p w14:paraId="52E02B6F">
      <w:pPr>
        <w:spacing w:line="360" w:lineRule="auto"/>
        <w:ind w:left="420" w:firstLine="420"/>
        <w:rPr>
          <w:ins w:id="46" w:author="曹景堃" w:date="2025-03-12T18:10:00Z"/>
          <w:rFonts w:hint="eastAsia"/>
          <w:lang w:eastAsia="zh"/>
        </w:rPr>
      </w:pPr>
      <w:ins w:id="47" w:author="曹景堃" w:date="2025-03-12T18:10:00Z">
        <w:r>
          <w:rPr/>
          <w:t>[SW</w:t>
        </w:r>
      </w:ins>
      <w:ins w:id="48" w:author="曹景堃" w:date="2025-03-12T18:10:00Z">
        <w:r>
          <w:rPr>
            <w:rFonts w:hint="eastAsia"/>
            <w:lang w:eastAsia="zh"/>
          </w:rPr>
          <w:t>1</w:t>
        </w:r>
      </w:ins>
      <w:ins w:id="49" w:author="曹景堃" w:date="2025-03-12T18:10:00Z">
        <w:r>
          <w:rPr/>
          <w:t>-vlan2]</w:t>
        </w:r>
      </w:ins>
      <w:ins w:id="50" w:author="曹景堃" w:date="2025-03-12T18:10:00Z">
        <w:r>
          <w:rPr>
            <w:rFonts w:hint="eastAsia"/>
            <w:lang w:eastAsia="zh"/>
          </w:rPr>
          <w:t>quit</w:t>
        </w:r>
      </w:ins>
    </w:p>
    <w:p w14:paraId="15543AC9">
      <w:pPr>
        <w:spacing w:line="360" w:lineRule="auto"/>
        <w:ind w:left="420" w:firstLine="420"/>
        <w:rPr>
          <w:ins w:id="52" w:author="曹景堃" w:date="2025-03-12T18:08:00Z"/>
        </w:rPr>
        <w:pPrChange w:id="51" w:author="曹景堃" w:date="2025-03-12T18:10:00Z">
          <w:pPr>
            <w:spacing w:line="360" w:lineRule="auto"/>
            <w:ind w:left="420" w:firstLine="420"/>
          </w:pPr>
        </w:pPrChange>
      </w:pPr>
      <w:ins w:id="53" w:author="曹景堃" w:date="2025-03-12T18:10:00Z">
        <w:r>
          <w:rPr>
            <w:rFonts w:hint="eastAsia"/>
            <w:lang w:eastAsia="zh"/>
          </w:rPr>
          <w:t>[SW1]</w:t>
        </w:r>
      </w:ins>
      <w:ins w:id="54" w:author="曹景堃" w:date="2025-03-12T18:08:00Z">
        <w:r>
          <w:rPr/>
          <w:t xml:space="preserve">vlan 3 </w:t>
        </w:r>
      </w:ins>
    </w:p>
    <w:p w14:paraId="01BEED24">
      <w:pPr>
        <w:spacing w:line="360" w:lineRule="auto"/>
        <w:ind w:left="420" w:firstLine="420"/>
        <w:rPr>
          <w:ins w:id="55" w:author="曹景堃" w:date="2025-03-12T18:08:00Z"/>
          <w:rFonts w:hint="eastAsia"/>
        </w:rPr>
      </w:pPr>
      <w:ins w:id="56" w:author="曹景堃" w:date="2025-03-12T18:08:00Z">
        <w:r>
          <w:rPr/>
          <w:t>[SW</w:t>
        </w:r>
      </w:ins>
      <w:ins w:id="57" w:author="曹景堃" w:date="2025-03-12T18:08:00Z">
        <w:r>
          <w:rPr>
            <w:rFonts w:hint="eastAsia"/>
            <w:lang w:eastAsia="zh"/>
          </w:rPr>
          <w:t>1</w:t>
        </w:r>
      </w:ins>
      <w:ins w:id="58" w:author="曹景堃" w:date="2025-03-12T18:08:00Z">
        <w:r>
          <w:rPr/>
          <w:t xml:space="preserve">-vlan3]port </w:t>
        </w:r>
      </w:ins>
      <w:ins w:id="59" w:author="曹景堃" w:date="2025-03-12T18:08:00Z">
        <w:r>
          <w:rPr>
            <w:rFonts w:hint="eastAsia"/>
            <w:lang w:eastAsia="zh"/>
          </w:rPr>
          <w:t>Gagibit</w:t>
        </w:r>
      </w:ins>
      <w:ins w:id="60" w:author="曹景堃" w:date="2025-03-12T18:08:00Z">
        <w:r>
          <w:rPr/>
          <w:t xml:space="preserve">Ethernet 1/0/6 </w:t>
        </w:r>
      </w:ins>
    </w:p>
    <w:p w14:paraId="0524A6A7">
      <w:pPr>
        <w:spacing w:line="360" w:lineRule="auto"/>
        <w:ind w:left="420" w:firstLine="420"/>
        <w:rPr>
          <w:ins w:id="61" w:author="曹景堃" w:date="2025-03-12T18:08:00Z"/>
          <w:rFonts w:hint="eastAsia"/>
        </w:rPr>
      </w:pPr>
      <w:ins w:id="62" w:author="曹景堃" w:date="2025-03-12T18:08:00Z">
        <w:r>
          <w:rPr>
            <w:rFonts w:hint="eastAsia"/>
          </w:rPr>
          <w:t>[SW</w:t>
        </w:r>
      </w:ins>
      <w:ins w:id="63" w:author="曹景堃" w:date="2025-03-12T18:08:00Z">
        <w:r>
          <w:rPr>
            <w:rFonts w:hint="eastAsia"/>
            <w:lang w:eastAsia="zh"/>
          </w:rPr>
          <w:t>1</w:t>
        </w:r>
      </w:ins>
      <w:ins w:id="64" w:author="曹景堃" w:date="2025-03-12T18:08:00Z">
        <w:r>
          <w:rPr>
            <w:rFonts w:hint="eastAsia"/>
          </w:rPr>
          <w:t xml:space="preserve">-vlan3]quit               </w:t>
        </w:r>
      </w:ins>
    </w:p>
    <w:p w14:paraId="72AF6F3F">
      <w:pPr>
        <w:spacing w:line="360" w:lineRule="auto"/>
        <w:ind w:left="420" w:firstLine="419"/>
        <w:jc w:val="left"/>
        <w:rPr>
          <w:ins w:id="66" w:author="曹景堃" w:date="2025-03-12T18:09:00Z"/>
        </w:rPr>
        <w:pPrChange w:id="65" w:author="曹景堃" w:date="2025-03-12T18:09:00Z">
          <w:pPr>
            <w:spacing w:line="360" w:lineRule="auto"/>
            <w:ind w:left="420"/>
            <w:jc w:val="left"/>
          </w:pPr>
        </w:pPrChange>
      </w:pPr>
      <w:ins w:id="67" w:author="曹景堃" w:date="2025-03-12T18:09:00Z">
        <w:r>
          <w:rPr/>
          <w:t xml:space="preserve">[SW1]interface vlan 2 </w:t>
        </w:r>
      </w:ins>
    </w:p>
    <w:p w14:paraId="71C0DA8A">
      <w:pPr>
        <w:spacing w:line="360" w:lineRule="auto"/>
        <w:ind w:left="840" w:firstLine="420"/>
        <w:jc w:val="left"/>
        <w:rPr>
          <w:ins w:id="68" w:author="曹景堃" w:date="2025-03-12T18:09:00Z"/>
        </w:rPr>
      </w:pPr>
      <w:ins w:id="69" w:author="曹景堃" w:date="2025-03-12T18:09:00Z">
        <w:r>
          <w:rPr/>
          <w:t xml:space="preserve">[SW1-Vlan-interface2]ip address 192.168.2.1 255.255.255.0 </w:t>
        </w:r>
      </w:ins>
    </w:p>
    <w:p w14:paraId="57C1D071">
      <w:pPr>
        <w:spacing w:line="360" w:lineRule="auto"/>
        <w:ind w:left="840" w:firstLine="420"/>
        <w:jc w:val="left"/>
        <w:rPr>
          <w:ins w:id="70" w:author="曹景堃" w:date="2025-03-12T18:09:00Z"/>
        </w:rPr>
      </w:pPr>
      <w:ins w:id="71" w:author="曹景堃" w:date="2025-03-12T18:09:00Z">
        <w:r>
          <w:rPr/>
          <w:t xml:space="preserve">[SW1-Vlan-interface2]quit </w:t>
        </w:r>
      </w:ins>
    </w:p>
    <w:p w14:paraId="3B1F42F4">
      <w:pPr>
        <w:spacing w:line="360" w:lineRule="auto"/>
        <w:ind w:left="840" w:firstLine="420"/>
        <w:jc w:val="left"/>
        <w:rPr>
          <w:ins w:id="72" w:author="曹景堃" w:date="2025-03-12T18:09:00Z"/>
        </w:rPr>
      </w:pPr>
      <w:ins w:id="73" w:author="曹景堃" w:date="2025-03-12T18:09:00Z">
        <w:r>
          <w:rPr/>
          <w:t xml:space="preserve">[SW1]interface vlan 3 </w:t>
        </w:r>
      </w:ins>
    </w:p>
    <w:p w14:paraId="116D5361">
      <w:pPr>
        <w:spacing w:line="360" w:lineRule="auto"/>
        <w:ind w:left="840" w:firstLine="420"/>
        <w:jc w:val="left"/>
        <w:rPr>
          <w:ins w:id="74" w:author="曹景堃" w:date="2025-03-12T18:09:00Z"/>
        </w:rPr>
      </w:pPr>
      <w:ins w:id="75" w:author="曹景堃" w:date="2025-03-12T18:09:00Z">
        <w:r>
          <w:rPr/>
          <w:t xml:space="preserve">[SW1-Vlan-interface3]ip address 192.168.3.1 255.255.255.0 </w:t>
        </w:r>
      </w:ins>
    </w:p>
    <w:p w14:paraId="0DBC781A">
      <w:pPr>
        <w:spacing w:line="360" w:lineRule="auto"/>
        <w:ind w:left="840" w:firstLine="420"/>
        <w:jc w:val="left"/>
        <w:rPr>
          <w:ins w:id="76" w:author="曹景堃" w:date="2025-03-12T18:09:00Z"/>
        </w:rPr>
      </w:pPr>
      <w:ins w:id="77" w:author="曹景堃" w:date="2025-03-12T18:09:00Z">
        <w:r>
          <w:rPr/>
          <w:t xml:space="preserve">[SW1-Vlan-interface3]quit </w:t>
        </w:r>
      </w:ins>
    </w:p>
    <w:p w14:paraId="6445E5B1">
      <w:pPr>
        <w:ind w:left="360" w:leftChars="0" w:hanging="360" w:hangingChars="150"/>
        <w:rPr>
          <w:rFonts w:hint="eastAsia" w:ascii="宋体" w:hAnsi="宋体"/>
          <w:lang w:eastAsia="zh"/>
        </w:rPr>
      </w:pPr>
    </w:p>
    <w:p w14:paraId="588FEAFF">
      <w:pPr>
        <w:ind w:left="360" w:leftChars="0" w:hanging="360" w:hangingChars="150"/>
        <w:rPr>
          <w:rFonts w:hint="eastAsia" w:ascii="宋体" w:hAnsi="宋体"/>
        </w:rPr>
      </w:pPr>
      <w:r>
        <w:rPr>
          <w:rFonts w:hint="eastAsia" w:ascii="宋体" w:hAnsi="宋体"/>
        </w:rPr>
        <w:t>3）运行两台PC机上的ethereal，开始截获数据报文；使用PCa ping PCb。执行完后停止PCa和PCb上的ethereal报文截获，将结果保存为ping-3，截图如下：</w:t>
      </w:r>
    </w:p>
    <w:p w14:paraId="4FF0DFA3">
      <w:pPr>
        <w:ind w:left="360" w:leftChars="150" w:firstLine="64" w:firstLineChars="27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5275580" cy="3128645"/>
            <wp:effectExtent l="0" t="0" r="7620" b="2095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076B">
      <w:pPr>
        <w:ind w:left="360" w:leftChars="0" w:hanging="360" w:hangingChars="150"/>
        <w:rPr>
          <w:rFonts w:hint="eastAsia"/>
        </w:rPr>
      </w:pPr>
      <w:r>
        <w:rPr>
          <w:rFonts w:hint="eastAsia" w:ascii="宋体" w:hAnsi="宋体"/>
        </w:rPr>
        <w:t>4）查看两台PC机上的ARP cache，对此次结果进行分析。</w:t>
      </w:r>
    </w:p>
    <w:p w14:paraId="2E54F220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11.1.6实验配置与命令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FB0FBC8">
        <w:trPr>
          <w:wBefore w:w="0" w:type="dxa"/>
        </w:trPr>
        <w:tc>
          <w:tcPr>
            <w:tcW w:w="4261" w:type="dxa"/>
            <w:noWrap w:val="0"/>
            <w:vAlign w:val="top"/>
          </w:tcPr>
          <w:p w14:paraId="67C50FE4">
            <w:pPr>
              <w:ind w:left="48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命令</w:t>
            </w:r>
          </w:p>
        </w:tc>
        <w:tc>
          <w:tcPr>
            <w:tcW w:w="4261" w:type="dxa"/>
            <w:noWrap w:val="0"/>
            <w:vAlign w:val="top"/>
          </w:tcPr>
          <w:p w14:paraId="15643050">
            <w:pPr>
              <w:ind w:left="48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作用</w:t>
            </w:r>
          </w:p>
        </w:tc>
      </w:tr>
      <w:tr w14:paraId="2A78BDFF">
        <w:trPr>
          <w:wBefore w:w="0" w:type="dxa"/>
        </w:trPr>
        <w:tc>
          <w:tcPr>
            <w:tcW w:w="4261" w:type="dxa"/>
            <w:noWrap w:val="0"/>
            <w:vAlign w:val="top"/>
          </w:tcPr>
          <w:p w14:paraId="3618BE09">
            <w:pPr>
              <w:ind w:left="48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arp -a</w:t>
            </w:r>
          </w:p>
        </w:tc>
        <w:tc>
          <w:tcPr>
            <w:tcW w:w="4261" w:type="dxa"/>
            <w:noWrap w:val="0"/>
            <w:vAlign w:val="top"/>
          </w:tcPr>
          <w:p w14:paraId="07D04413">
            <w:pPr>
              <w:ind w:left="48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查看ARP cache</w:t>
            </w:r>
          </w:p>
        </w:tc>
      </w:tr>
      <w:tr w14:paraId="14216248">
        <w:trPr>
          <w:wBefore w:w="0" w:type="dxa"/>
        </w:trPr>
        <w:tc>
          <w:tcPr>
            <w:tcW w:w="4261" w:type="dxa"/>
            <w:noWrap w:val="0"/>
            <w:vAlign w:val="top"/>
          </w:tcPr>
          <w:p w14:paraId="10E9592A">
            <w:pPr>
              <w:ind w:left="480"/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arp</w:t>
            </w:r>
            <w:r>
              <w:rPr>
                <w:rFonts w:hint="eastAsia" w:ascii="宋体" w:hAnsi="宋体"/>
              </w:rPr>
              <w:t xml:space="preserve"> -d</w:t>
            </w:r>
          </w:p>
        </w:tc>
        <w:tc>
          <w:tcPr>
            <w:tcW w:w="4261" w:type="dxa"/>
            <w:noWrap w:val="0"/>
            <w:vAlign w:val="top"/>
          </w:tcPr>
          <w:p w14:paraId="15942DDE">
            <w:pPr>
              <w:ind w:left="48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清空ARP cache</w:t>
            </w:r>
          </w:p>
        </w:tc>
      </w:tr>
    </w:tbl>
    <w:p w14:paraId="4001E5C4">
      <w:pPr>
        <w:ind w:left="480"/>
        <w:rPr>
          <w:rFonts w:hint="eastAsia"/>
        </w:rPr>
      </w:pPr>
    </w:p>
    <w:p w14:paraId="1F680305">
      <w:pPr>
        <w:pStyle w:val="4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11.2实验11-2  ICMP协议分析</w:t>
      </w:r>
    </w:p>
    <w:p w14:paraId="2C429B9D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11.2.1实验内容</w:t>
      </w:r>
    </w:p>
    <w:p w14:paraId="7BC289CE">
      <w:pPr>
        <w:ind w:left="0" w:leftChars="0" w:firstLine="540" w:firstLineChars="225"/>
        <w:rPr>
          <w:rFonts w:hint="eastAsia"/>
        </w:rPr>
      </w:pPr>
      <w:r>
        <w:rPr>
          <w:rFonts w:hint="eastAsia"/>
        </w:rPr>
        <w:t>通过在不同环境下执行ping命令，截获报文，分析不同类型的ICMP报文，理解其具体意义。</w:t>
      </w:r>
    </w:p>
    <w:p w14:paraId="622C320D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11.2.2实验目的</w:t>
      </w:r>
    </w:p>
    <w:p w14:paraId="131BEEC8">
      <w:pPr>
        <w:ind w:left="0" w:leftChars="0" w:firstLine="540" w:firstLineChars="225"/>
        <w:rPr>
          <w:rFonts w:hint="eastAsia"/>
        </w:rPr>
      </w:pPr>
      <w:r>
        <w:rPr>
          <w:rFonts w:hint="eastAsia"/>
        </w:rPr>
        <w:t>分析ICMP报文格式和协议内容并了解其应用。</w:t>
      </w:r>
    </w:p>
    <w:p w14:paraId="423228D8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11.2.3实验拓扑图</w:t>
      </w:r>
    </w:p>
    <w:p w14:paraId="7784FFE9">
      <w:pPr>
        <w:keepNext/>
        <w:ind w:left="480"/>
      </w:pPr>
      <w:r>
        <w:rPr>
          <w:rFonts w:hint="eastAsia"/>
        </w:rPr>
        <w:drawing>
          <wp:inline distT="0" distB="0" distL="114300" distR="114300">
            <wp:extent cx="4840605" cy="1752600"/>
            <wp:effectExtent l="0" t="0" r="10795" b="0"/>
            <wp:docPr id="9" name="图片 11" descr="幻灯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幻灯片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798C">
      <w:pPr>
        <w:pStyle w:val="6"/>
        <w:ind w:left="0" w:leftChars="0"/>
        <w:jc w:val="center"/>
        <w:rPr>
          <w:rFonts w:hint="eastAsia"/>
        </w:rPr>
      </w:pPr>
      <w:r>
        <w:rPr>
          <w:rFonts w:hint="eastAsia"/>
        </w:rPr>
        <w:t>图 ICMP协议分析</w:t>
      </w:r>
    </w:p>
    <w:p w14:paraId="2BFC0D50">
      <w:pPr>
        <w:ind w:left="480"/>
        <w:jc w:val="center"/>
        <w:rPr>
          <w:rFonts w:hint="eastAsia"/>
        </w:rPr>
      </w:pPr>
    </w:p>
    <w:p w14:paraId="14E1342D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11.2.4实验设备</w:t>
      </w:r>
    </w:p>
    <w:p w14:paraId="7BD7CF42">
      <w:pPr>
        <w:ind w:left="0" w:leftChars="0" w:firstLine="540" w:firstLineChars="225"/>
        <w:rPr>
          <w:rFonts w:hint="eastAsia"/>
        </w:rPr>
      </w:pPr>
      <w:r>
        <w:rPr>
          <w:rFonts w:hint="eastAsia"/>
        </w:rPr>
        <w:t>三层交换机1台</w:t>
      </w:r>
      <w:ins w:id="78" w:author="曹景堃" w:date="2025-03-12T18:15:00Z">
        <w:r>
          <w:rPr>
            <w:rFonts w:hint="eastAsia"/>
            <w:lang w:eastAsia="zh"/>
          </w:rPr>
          <w:t>(SW1或SW2)</w:t>
        </w:r>
      </w:ins>
      <w:r>
        <w:rPr>
          <w:rFonts w:hint="eastAsia"/>
        </w:rPr>
        <w:t>，PC2台</w:t>
      </w:r>
    </w:p>
    <w:p w14:paraId="0F85967C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11.2.5实验步骤</w:t>
      </w:r>
    </w:p>
    <w:p w14:paraId="643903F1">
      <w:pPr>
        <w:numPr>
          <w:ilvl w:val="0"/>
          <w:numId w:val="3"/>
        </w:numPr>
        <w:ind w:leftChars="0"/>
        <w:rPr>
          <w:rFonts w:hint="eastAsia" w:ascii="宋体" w:hAnsi="宋体"/>
        </w:rPr>
      </w:pPr>
      <w:r>
        <w:rPr>
          <w:rFonts w:hint="eastAsia" w:ascii="宋体" w:hAnsi="宋体"/>
        </w:rPr>
        <w:t>分别执行下面两个操作，并对截获的报文进行分析</w:t>
      </w:r>
    </w:p>
    <w:p w14:paraId="21E2C611">
      <w:pPr>
        <w:numPr>
          <w:ilvl w:val="1"/>
          <w:numId w:val="3"/>
        </w:numPr>
        <w:ind w:leftChars="0"/>
        <w:rPr>
          <w:rFonts w:hint="eastAsia" w:ascii="宋体" w:hAnsi="宋体"/>
        </w:rPr>
      </w:pPr>
      <w:r>
        <w:rPr>
          <w:rFonts w:hint="eastAsia" w:ascii="宋体" w:hAnsi="宋体"/>
        </w:rPr>
        <w:t>ping一个存在的网段中不存在的主机，截图如下：</w:t>
      </w:r>
    </w:p>
    <w:p w14:paraId="5EAA2ED8">
      <w:pPr>
        <w:ind w:left="720" w:leftChars="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5275580" cy="3128645"/>
            <wp:effectExtent l="0" t="0" r="7620" b="20955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1DD6">
      <w:pPr>
        <w:numPr>
          <w:ilvl w:val="1"/>
          <w:numId w:val="3"/>
        </w:numPr>
        <w:ind w:leftChars="0"/>
        <w:rPr>
          <w:rFonts w:hint="eastAsia" w:ascii="宋体" w:hAnsi="宋体"/>
        </w:rPr>
      </w:pPr>
      <w:r>
        <w:rPr>
          <w:rFonts w:hint="eastAsia" w:ascii="宋体" w:hAnsi="宋体"/>
        </w:rPr>
        <w:t>ping一个不存在的网段中的主机，截图如下：</w:t>
      </w:r>
    </w:p>
    <w:p w14:paraId="21355511">
      <w:pPr>
        <w:ind w:left="420" w:leftChars="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5275580" cy="3127375"/>
            <wp:effectExtent l="0" t="0" r="7620" b="22225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53D75">
      <w:pPr>
        <w:ind w:left="0" w:leftChars="0"/>
        <w:rPr>
          <w:rFonts w:hint="eastAsia" w:ascii="宋体" w:hAnsi="宋体"/>
        </w:rPr>
      </w:pPr>
      <w:r>
        <w:rPr>
          <w:rFonts w:hint="eastAsia" w:ascii="宋体" w:hAnsi="宋体"/>
        </w:rPr>
        <w:t>比较其区别；</w:t>
      </w:r>
    </w:p>
    <w:p w14:paraId="47598977">
      <w:pPr>
        <w:numPr>
          <w:ilvl w:val="0"/>
          <w:numId w:val="3"/>
        </w:numPr>
        <w:ind w:leftChars="0"/>
        <w:rPr>
          <w:rFonts w:hint="eastAsia" w:ascii="宋体" w:hAnsi="宋体"/>
        </w:rPr>
      </w:pPr>
      <w:r>
        <w:rPr>
          <w:rFonts w:hint="eastAsia" w:ascii="宋体" w:hAnsi="宋体"/>
        </w:rPr>
        <w:t>在PCa上</w:t>
      </w:r>
      <w:commentRangeStart w:id="0"/>
      <w:r>
        <w:rPr>
          <w:rFonts w:hint="eastAsia" w:ascii="宋体" w:hAnsi="宋体"/>
        </w:rPr>
        <w:t>dos视图</w:t>
      </w:r>
      <w:commentRangeEnd w:id="0"/>
      <w:r>
        <w:commentReference w:id="0"/>
      </w:r>
      <w:ins w:id="79" w:author="曹景堃" w:date="2025-03-12T18:15:00Z">
        <w:r>
          <w:rPr>
            <w:rFonts w:hint="eastAsia" w:ascii="宋体" w:hAnsi="宋体"/>
            <w:lang w:eastAsia="zh"/>
          </w:rPr>
          <w:t>（即cmd视图）</w:t>
        </w:r>
      </w:ins>
      <w:r>
        <w:rPr>
          <w:rFonts w:hint="eastAsia" w:ascii="宋体" w:hAnsi="宋体"/>
        </w:rPr>
        <w:t xml:space="preserve">下执行tracert </w:t>
      </w:r>
      <w:r>
        <w:rPr>
          <w:rFonts w:ascii="宋体" w:hAnsi="宋体"/>
        </w:rPr>
        <w:t>–</w:t>
      </w:r>
      <w:r>
        <w:rPr>
          <w:rFonts w:hint="eastAsia" w:ascii="宋体" w:hAnsi="宋体"/>
        </w:rPr>
        <w:t>d 192.168.3.100，并分析截获的报文（将截获的报文文件保存，在IP协议分析实验中会用到，考虑到网络的稳定性等因素，请多截获几次）。截图如下：</w:t>
      </w:r>
    </w:p>
    <w:p w14:paraId="10460C9C">
      <w:pPr>
        <w:ind w:left="0" w:leftChars="0"/>
        <w:rPr>
          <w:rFonts w:hint="eastAsia" w:ascii="宋体" w:hAnsi="宋体"/>
        </w:rPr>
      </w:pPr>
      <w:r>
        <w:rPr>
          <w:lang/>
        </w:rPr>
        <w:drawing>
          <wp:inline distT="0" distB="0" distL="114300" distR="114300">
            <wp:extent cx="5269865" cy="3116580"/>
            <wp:effectExtent l="0" t="0" r="13335" b="7620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621B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11.2.6实验配置与命令</w:t>
      </w:r>
    </w:p>
    <w:p w14:paraId="3ACEB113">
      <w:pPr>
        <w:ind w:left="480"/>
        <w:rPr>
          <w:rFonts w:hint="eastAsia"/>
        </w:rPr>
      </w:pPr>
      <w:r>
        <w:rPr>
          <w:rFonts w:hint="eastAsia"/>
        </w:rPr>
        <w:t>交换机的相关配置命令</w:t>
      </w:r>
    </w:p>
    <w:p w14:paraId="1DF16D0E">
      <w:pPr>
        <w:ind w:left="480"/>
        <w:rPr>
          <w:rFonts w:hint="eastAsia"/>
        </w:rPr>
      </w:pPr>
      <w:r>
        <w:rPr>
          <w:rFonts w:hint="eastAsia"/>
        </w:rPr>
        <w:t>路由检测命令 tracert</w:t>
      </w:r>
    </w:p>
    <w:p w14:paraId="51567BC7">
      <w:pPr>
        <w:pStyle w:val="4"/>
        <w:numPr>
          <w:ilvl w:val="0"/>
          <w:numId w:val="0"/>
        </w:numPr>
        <w:ind w:firstLine="320" w:firstLineChars="100"/>
        <w:rPr>
          <w:rFonts w:hint="eastAsia"/>
        </w:rPr>
      </w:pPr>
      <w:r>
        <w:rPr>
          <w:rFonts w:hint="eastAsia"/>
        </w:rPr>
        <w:t>11.3实验11-3  IP协议分析</w:t>
      </w:r>
    </w:p>
    <w:p w14:paraId="344F9EB5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11.3.1 实验内容</w:t>
      </w:r>
    </w:p>
    <w:p w14:paraId="5C023660">
      <w:pPr>
        <w:ind w:left="480"/>
        <w:rPr>
          <w:rFonts w:hint="eastAsia"/>
        </w:rPr>
      </w:pPr>
      <w:r>
        <w:rPr>
          <w:rFonts w:hint="eastAsia"/>
        </w:rPr>
        <w:t>结合ICMP协议分析实验的报文，分析IP协议报文格式；体会IP地址的编址方法和数据报文发送的过程；分析路由表的结构和作用。</w:t>
      </w:r>
    </w:p>
    <w:p w14:paraId="1BC70DBA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11.3.2实验目的</w:t>
      </w:r>
    </w:p>
    <w:p w14:paraId="02C5A511">
      <w:pPr>
        <w:ind w:left="480"/>
        <w:rPr>
          <w:rFonts w:hint="eastAsia"/>
        </w:rPr>
      </w:pPr>
      <w:r>
        <w:rPr>
          <w:rFonts w:hint="eastAsia"/>
        </w:rPr>
        <w:t>分析IP报文格式、IP地址的分类和IP层的路由功能。</w:t>
      </w:r>
    </w:p>
    <w:p w14:paraId="1BB88A73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11.3.3实验拓扑图</w:t>
      </w:r>
    </w:p>
    <w:p w14:paraId="51B3614E">
      <w:pPr>
        <w:keepNext/>
        <w:ind w:left="480"/>
      </w:pPr>
      <w:r>
        <w:rPr>
          <w:rFonts w:hint="eastAsia"/>
        </w:rPr>
        <w:drawing>
          <wp:inline distT="0" distB="0" distL="114300" distR="114300">
            <wp:extent cx="4840605" cy="1752600"/>
            <wp:effectExtent l="0" t="0" r="10795" b="0"/>
            <wp:docPr id="13" name="图片 15" descr="幻灯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幻灯片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303F">
      <w:pPr>
        <w:pStyle w:val="6"/>
        <w:ind w:left="480"/>
        <w:jc w:val="center"/>
        <w:rPr>
          <w:rFonts w:hint="eastAsia"/>
        </w:rPr>
      </w:pPr>
      <w:r>
        <w:rPr>
          <w:rFonts w:hint="eastAsia"/>
        </w:rPr>
        <w:t>图 IP协议分析</w:t>
      </w:r>
    </w:p>
    <w:p w14:paraId="37DF2318">
      <w:pPr>
        <w:pStyle w:val="5"/>
        <w:numPr>
          <w:ilvl w:val="0"/>
          <w:numId w:val="0"/>
        </w:numPr>
        <w:tabs>
          <w:tab w:val="clear" w:pos="1211"/>
        </w:tabs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11.3.4实验设备</w:t>
      </w:r>
    </w:p>
    <w:p w14:paraId="4B88FD4D">
      <w:pPr>
        <w:ind w:left="480"/>
        <w:rPr>
          <w:rFonts w:hint="eastAsia"/>
        </w:rPr>
      </w:pPr>
      <w:r>
        <w:rPr>
          <w:rFonts w:hint="eastAsia"/>
        </w:rPr>
        <w:t>三层交换机</w:t>
      </w:r>
      <w:ins w:id="80" w:author="曹景堃" w:date="2025-03-12T18:16:00Z">
        <w:r>
          <w:rPr>
            <w:rFonts w:hint="eastAsia"/>
            <w:lang w:eastAsia="zh"/>
          </w:rPr>
          <w:t>（SW1或SW2）</w:t>
        </w:r>
      </w:ins>
      <w:r>
        <w:rPr>
          <w:rFonts w:hint="eastAsia"/>
        </w:rPr>
        <w:t>一台</w:t>
      </w:r>
    </w:p>
    <w:p w14:paraId="18D445C0">
      <w:pPr>
        <w:ind w:left="480"/>
        <w:rPr>
          <w:rFonts w:hint="eastAsia"/>
        </w:rPr>
      </w:pPr>
      <w:r>
        <w:rPr>
          <w:rFonts w:hint="eastAsia"/>
        </w:rPr>
        <w:t>PC机两台</w:t>
      </w:r>
    </w:p>
    <w:p w14:paraId="14132230">
      <w:pPr>
        <w:pStyle w:val="5"/>
        <w:numPr>
          <w:ilvl w:val="0"/>
          <w:numId w:val="0"/>
        </w:numPr>
        <w:tabs>
          <w:tab w:val="clear" w:pos="1211"/>
        </w:tabs>
        <w:ind w:left="1444" w:leftChars="200"/>
        <w:rPr>
          <w:rFonts w:hint="eastAsia"/>
        </w:rPr>
      </w:pPr>
      <w:r>
        <w:rPr>
          <w:rFonts w:hint="eastAsia"/>
        </w:rPr>
        <w:t>11.3.5实验步骤</w:t>
      </w:r>
    </w:p>
    <w:p w14:paraId="112BB4CE">
      <w:pPr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按实验拓扑图组网</w:t>
      </w:r>
    </w:p>
    <w:p w14:paraId="3C4ACE1D">
      <w:pPr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打开实验</w:t>
      </w:r>
      <w:ins w:id="81" w:author="曹景堃" w:date="2025-03-12T18:17:00Z">
        <w:r>
          <w:rPr>
            <w:rFonts w:hint="eastAsia"/>
            <w:lang w:eastAsia="zh"/>
          </w:rPr>
          <w:t>11</w:t>
        </w:r>
      </w:ins>
      <w:del w:id="82" w:author="曹景堃" w:date="2025-03-12T18:17:00Z">
        <w:r>
          <w:rPr>
            <w:rFonts w:hint="eastAsia"/>
          </w:rPr>
          <w:delText>9</w:delText>
        </w:r>
      </w:del>
      <w:r>
        <w:rPr>
          <w:rFonts w:hint="eastAsia"/>
        </w:rPr>
        <w:t>-2中保存的tracert报文文件，参照其中IP协议报文了解IP协议报文的格式以及各字段所表示的意义。</w:t>
      </w:r>
    </w:p>
    <w:p w14:paraId="37D9CE12">
      <w:pPr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查看交换机路由表，了解路由表的内容和意义。</w:t>
      </w:r>
    </w:p>
    <w:p w14:paraId="563BD2AC">
      <w:pPr>
        <w:pStyle w:val="5"/>
        <w:numPr>
          <w:ilvl w:val="0"/>
          <w:numId w:val="0"/>
        </w:numPr>
        <w:tabs>
          <w:tab w:val="clear" w:pos="1211"/>
        </w:tabs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11.3.6实验配置与命令</w:t>
      </w:r>
    </w:p>
    <w:p w14:paraId="3C81E49C">
      <w:pPr>
        <w:ind w:left="480"/>
        <w:rPr>
          <w:rFonts w:hint="eastAsia"/>
        </w:rPr>
      </w:pPr>
      <w:r>
        <w:rPr>
          <w:rFonts w:hint="eastAsia"/>
        </w:rPr>
        <w:t>交换机的相关配置命令</w:t>
      </w:r>
    </w:p>
    <w:p w14:paraId="3F912B47">
      <w:pPr>
        <w:ind w:left="480"/>
        <w:rPr>
          <w:rFonts w:hint="eastAsia"/>
        </w:rPr>
      </w:pPr>
      <w:r>
        <w:rPr>
          <w:rFonts w:hint="eastAsia"/>
        </w:rPr>
        <w:t>路由检测命令 tracert</w:t>
      </w:r>
    </w:p>
    <w:p w14:paraId="3AEECEBE">
      <w:pPr>
        <w:ind w:left="480"/>
        <w:rPr>
          <w:rFonts w:hint="eastAsia"/>
        </w:rPr>
      </w:pPr>
      <w:r>
        <w:rPr>
          <w:rFonts w:hint="eastAsia"/>
        </w:rPr>
        <w:t>查看路由表命令 display ip routing-table</w:t>
      </w: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刘保莉" w:date="2025-03-12T16:45:00Z" w:initials="刘保莉">
    <w:p w14:paraId="1F27DA4B">
      <w:pPr>
        <w:pStyle w:val="7"/>
        <w:rPr>
          <w:rFonts w:hint="default"/>
        </w:rPr>
      </w:pPr>
      <w:r>
        <w:t>dos视图就是cmd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27DA4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0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琥珀">
    <w:altName w:val="苹方-简"/>
    <w:panose1 w:val="02010800040001010101"/>
    <w:charset w:val="00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2010609060001010101"/>
    <w:charset w:val="00"/>
    <w:family w:val="modern"/>
    <w:pitch w:val="default"/>
    <w:sig w:usb0="800002BF" w:usb1="38CF7CFA" w:usb2="00000016" w:usb3="00000000" w:csb0="00040001" w:csb1="00000000"/>
  </w:font>
  <w:font w:name="等线 Light">
    <w:altName w:val="汉仪中等线KW"/>
    <w:panose1 w:val="02010600030001010101"/>
    <w:charset w:val="00"/>
    <w:family w:val="auto"/>
    <w:pitch w:val="default"/>
    <w:sig w:usb0="A00002BF" w:usb1="38CF7CFA" w:usb2="00000016" w:usb3="00000000" w:csb0="0004000F" w:csb1="00000000"/>
  </w:font>
  <w:font w:name="楷体_GB2312">
    <w:altName w:val="汉仪楷体简"/>
    <w:panose1 w:val="02010609030001010101"/>
    <w:charset w:val="00"/>
    <w:family w:val="modern"/>
    <w:pitch w:val="default"/>
    <w:sig w:usb0="00000001" w:usb1="080E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43284">
    <w:pPr>
      <w:pStyle w:val="8"/>
      <w:pBdr>
        <w:top w:val="single" w:color="auto" w:sz="4" w:space="1"/>
      </w:pBdr>
      <w:ind w:left="0" w:leftChars="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/>
      </w:rPr>
      <w:t>10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/>
      </w:rPr>
      <w:t>10</w:t>
    </w:r>
    <w:r>
      <w:rPr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E12B5">
    <w:pPr>
      <w:pStyle w:val="8"/>
      <w:ind w:left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9F68B">
    <w:pPr>
      <w:pStyle w:val="8"/>
      <w:ind w:left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07B01">
    <w:pPr>
      <w:pStyle w:val="9"/>
      <w:ind w:left="0" w:left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1DE02">
    <w:pPr>
      <w:pStyle w:val="9"/>
      <w:ind w:left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7D900">
    <w:pPr>
      <w:pStyle w:val="9"/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pStyle w:val="2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1211"/>
        </w:tabs>
        <w:ind w:left="121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保莉">
    <w15:presenceInfo w15:providerId="None" w15:userId="刘保莉"/>
  </w15:person>
  <w15:person w15:author="曹景堃">
    <w15:presenceInfo w15:providerId="None" w15:userId="曹景堃"/>
  </w15:person>
  <w15:person w15:author="李甘">
    <w15:presenceInfo w15:providerId="None" w15:userId="李甘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3BE"/>
    <w:rsid w:val="00073EE8"/>
    <w:rsid w:val="00093BEA"/>
    <w:rsid w:val="000950E6"/>
    <w:rsid w:val="000A3F8F"/>
    <w:rsid w:val="000A41C1"/>
    <w:rsid w:val="000A50A1"/>
    <w:rsid w:val="000B1E55"/>
    <w:rsid w:val="000E64D0"/>
    <w:rsid w:val="00131F80"/>
    <w:rsid w:val="00132F1E"/>
    <w:rsid w:val="00145EA6"/>
    <w:rsid w:val="0016094D"/>
    <w:rsid w:val="0016095E"/>
    <w:rsid w:val="001666BA"/>
    <w:rsid w:val="001860D9"/>
    <w:rsid w:val="001D00B3"/>
    <w:rsid w:val="001D163A"/>
    <w:rsid w:val="002163CF"/>
    <w:rsid w:val="00254404"/>
    <w:rsid w:val="00280EB6"/>
    <w:rsid w:val="0028159C"/>
    <w:rsid w:val="002B3473"/>
    <w:rsid w:val="002C32FE"/>
    <w:rsid w:val="002D5715"/>
    <w:rsid w:val="002E6F17"/>
    <w:rsid w:val="00335FA8"/>
    <w:rsid w:val="00382C58"/>
    <w:rsid w:val="0038402B"/>
    <w:rsid w:val="00384721"/>
    <w:rsid w:val="00390832"/>
    <w:rsid w:val="003A645E"/>
    <w:rsid w:val="003A69A1"/>
    <w:rsid w:val="003F5E60"/>
    <w:rsid w:val="00422BA0"/>
    <w:rsid w:val="00431449"/>
    <w:rsid w:val="004365C5"/>
    <w:rsid w:val="00450149"/>
    <w:rsid w:val="00466A80"/>
    <w:rsid w:val="004C7D84"/>
    <w:rsid w:val="004D5079"/>
    <w:rsid w:val="004F0E5B"/>
    <w:rsid w:val="005712A3"/>
    <w:rsid w:val="005756A5"/>
    <w:rsid w:val="00575ECE"/>
    <w:rsid w:val="005B4D5D"/>
    <w:rsid w:val="005B68F4"/>
    <w:rsid w:val="005D09AD"/>
    <w:rsid w:val="005D1158"/>
    <w:rsid w:val="005D2D24"/>
    <w:rsid w:val="006059A8"/>
    <w:rsid w:val="0062498B"/>
    <w:rsid w:val="00652CE4"/>
    <w:rsid w:val="0066457B"/>
    <w:rsid w:val="006D0632"/>
    <w:rsid w:val="006D2533"/>
    <w:rsid w:val="006D41C9"/>
    <w:rsid w:val="006E23C1"/>
    <w:rsid w:val="006F43D6"/>
    <w:rsid w:val="00766C3E"/>
    <w:rsid w:val="0077626C"/>
    <w:rsid w:val="007B00BB"/>
    <w:rsid w:val="007F684C"/>
    <w:rsid w:val="00821431"/>
    <w:rsid w:val="00836A0C"/>
    <w:rsid w:val="00874632"/>
    <w:rsid w:val="008831C6"/>
    <w:rsid w:val="008A2E5D"/>
    <w:rsid w:val="008B77A4"/>
    <w:rsid w:val="0091546D"/>
    <w:rsid w:val="00925154"/>
    <w:rsid w:val="00925B6D"/>
    <w:rsid w:val="00946CED"/>
    <w:rsid w:val="009A27E2"/>
    <w:rsid w:val="009C4775"/>
    <w:rsid w:val="00A115BC"/>
    <w:rsid w:val="00A2086E"/>
    <w:rsid w:val="00A23955"/>
    <w:rsid w:val="00A35D4D"/>
    <w:rsid w:val="00A50006"/>
    <w:rsid w:val="00A93712"/>
    <w:rsid w:val="00AD0F30"/>
    <w:rsid w:val="00AE711D"/>
    <w:rsid w:val="00B227B5"/>
    <w:rsid w:val="00B244CC"/>
    <w:rsid w:val="00B254CC"/>
    <w:rsid w:val="00B324A9"/>
    <w:rsid w:val="00B34A99"/>
    <w:rsid w:val="00B533D7"/>
    <w:rsid w:val="00B63483"/>
    <w:rsid w:val="00BA2077"/>
    <w:rsid w:val="00BC3035"/>
    <w:rsid w:val="00BE443A"/>
    <w:rsid w:val="00C279EE"/>
    <w:rsid w:val="00C3358D"/>
    <w:rsid w:val="00C40A1B"/>
    <w:rsid w:val="00C87FFC"/>
    <w:rsid w:val="00CC567B"/>
    <w:rsid w:val="00CD76C0"/>
    <w:rsid w:val="00D10B53"/>
    <w:rsid w:val="00D80438"/>
    <w:rsid w:val="00E21F1A"/>
    <w:rsid w:val="00E551FF"/>
    <w:rsid w:val="00E80AF8"/>
    <w:rsid w:val="00E85ED8"/>
    <w:rsid w:val="00EF5F16"/>
    <w:rsid w:val="00F303C9"/>
    <w:rsid w:val="00F33B79"/>
    <w:rsid w:val="00FA3BFF"/>
    <w:rsid w:val="00FA5956"/>
    <w:rsid w:val="00FB3B2D"/>
    <w:rsid w:val="0709208B"/>
    <w:rsid w:val="073FD4BB"/>
    <w:rsid w:val="0ACC6128"/>
    <w:rsid w:val="0D44A436"/>
    <w:rsid w:val="186A279D"/>
    <w:rsid w:val="1EBA6A2A"/>
    <w:rsid w:val="218D0CD2"/>
    <w:rsid w:val="25D8DC67"/>
    <w:rsid w:val="32E2FFA0"/>
    <w:rsid w:val="361FE545"/>
    <w:rsid w:val="38D5782F"/>
    <w:rsid w:val="3BAF8361"/>
    <w:rsid w:val="3BDC2651"/>
    <w:rsid w:val="3E931515"/>
    <w:rsid w:val="479EA29B"/>
    <w:rsid w:val="52856ADA"/>
    <w:rsid w:val="52A44271"/>
    <w:rsid w:val="5F72EA14"/>
    <w:rsid w:val="60A8F09D"/>
    <w:rsid w:val="628A60D9"/>
    <w:rsid w:val="6BB9F7DD"/>
    <w:rsid w:val="743F1F2B"/>
    <w:rsid w:val="7BD910D7"/>
    <w:rsid w:val="7D1FE9E5"/>
    <w:rsid w:val="7E7DCD7E"/>
    <w:rsid w:val="8D7FF393"/>
    <w:rsid w:val="A341FC1A"/>
    <w:rsid w:val="A9F77890"/>
    <w:rsid w:val="AA57E59A"/>
    <w:rsid w:val="AED68832"/>
    <w:rsid w:val="BCD1C66C"/>
    <w:rsid w:val="BF62B1BB"/>
    <w:rsid w:val="CB21F301"/>
    <w:rsid w:val="D5EC9A1E"/>
    <w:rsid w:val="DAED498A"/>
    <w:rsid w:val="DFB94ACD"/>
    <w:rsid w:val="E5BA538E"/>
    <w:rsid w:val="E9D3AC84"/>
    <w:rsid w:val="F0E8DA60"/>
    <w:rsid w:val="F0FF118F"/>
    <w:rsid w:val="FB6FDA08"/>
    <w:rsid w:val="FC6FB7E2"/>
    <w:rsid w:val="FDDD03AC"/>
    <w:rsid w:val="FF9FE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360" w:lineRule="auto"/>
      <w:ind w:left="200" w:left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ind w:leftChars="0"/>
      <w:outlineLvl w:val="0"/>
    </w:pPr>
    <w:rPr>
      <w:rFonts w:ascii="Times New Roman" w:hAnsi="Times New Roman" w:eastAsia="华文琥珀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numPr>
        <w:ilvl w:val="1"/>
        <w:numId w:val="1"/>
      </w:numPr>
      <w:spacing w:before="260" w:after="260" w:line="416" w:lineRule="auto"/>
      <w:ind w:leftChars="0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numPr>
        <w:ilvl w:val="2"/>
        <w:numId w:val="1"/>
      </w:numPr>
      <w:spacing w:before="260" w:after="260" w:line="415" w:lineRule="auto"/>
      <w:ind w:left="809" w:leftChars="100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4"/>
    <w:next w:val="1"/>
    <w:uiPriority w:val="0"/>
    <w:pPr>
      <w:numPr>
        <w:ilvl w:val="3"/>
        <w:numId w:val="1"/>
      </w:numPr>
      <w:ind w:left="1164" w:leftChars="200" w:hanging="964"/>
      <w:outlineLvl w:val="3"/>
    </w:pPr>
    <w:rPr>
      <w:rFonts w:ascii="黑体" w:hAnsi="Times New Roman" w:eastAsia="黑体" w:cs="Times New Roman"/>
      <w:sz w:val="28"/>
      <w:szCs w:val="28"/>
    </w:rPr>
  </w:style>
  <w:style w:type="character" w:default="1" w:styleId="13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11">
    <w:name w:val="Normal Table"/>
    <w:uiPriority w:val="0"/>
    <w:rPr>
      <w:rFonts w:ascii="Times New Roman" w:hAnsi="Times New Roman" w:eastAsia="宋体" w:cs="Times New Roman"/>
    </w:rPr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iPriority w:val="0"/>
    <w:rPr>
      <w:rFonts w:ascii="Arial" w:hAnsi="Arial" w:eastAsia="黑体" w:cs="Arial"/>
      <w:sz w:val="20"/>
      <w:szCs w:val="20"/>
    </w:rPr>
  </w:style>
  <w:style w:type="paragraph" w:styleId="7">
    <w:name w:val="annotation text"/>
    <w:basedOn w:val="1"/>
    <w:uiPriority w:val="0"/>
    <w:pPr>
      <w:jc w:val="left"/>
    </w:pPr>
    <w:rPr>
      <w:rFonts w:ascii="Times New Roman" w:hAnsi="Times New Roman" w:eastAsia="宋体" w:cs="Times New Roman"/>
    </w:rPr>
  </w:style>
  <w:style w:type="paragraph" w:styleId="8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9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10">
    <w:name w:val="Title"/>
    <w:basedOn w:val="1"/>
    <w:next w:val="1"/>
    <w:link w:val="16"/>
    <w:uiPriority w:val="0"/>
    <w:pPr>
      <w:spacing w:before="240" w:after="60"/>
      <w:jc w:val="center"/>
      <w:outlineLvl w:val="0"/>
    </w:pPr>
    <w:rPr>
      <w:rFonts w:ascii="等线 Light" w:hAnsi="等线 Light" w:eastAsia="宋体" w:cs="Times New Roman"/>
      <w:b/>
      <w:bCs/>
      <w:sz w:val="32"/>
      <w:szCs w:val="32"/>
    </w:rPr>
  </w:style>
  <w:style w:type="table" w:styleId="12">
    <w:name w:val="Table Grid"/>
    <w:basedOn w:val="11"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页眉 字符"/>
    <w:link w:val="9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5">
    <w:name w:val="页脚 字符"/>
    <w:link w:val="8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6">
    <w:name w:val="标题 字符"/>
    <w:link w:val="10"/>
    <w:uiPriority w:val="0"/>
    <w:rPr>
      <w:rFonts w:ascii="等线 Light" w:hAnsi="等线 Light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jpe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259</Words>
  <Characters>1478</Characters>
  <Lines>1</Lines>
  <Paragraphs>1</Paragraphs>
  <TotalTime>0</TotalTime>
  <ScaleCrop>false</ScaleCrop>
  <LinksUpToDate>false</LinksUpToDate>
  <CharactersWithSpaces>1734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2023-05-18T10:54:00Z</dcterms:created>
  <dc:creator>User</dc:creator>
  <cp:lastModifiedBy>Isabella...伊莎贝拉</cp:lastModifiedBy>
  <cp:lastPrinted>2023-05-18T10:55:00Z</cp:lastPrinted>
  <dcterms:modified xsi:type="dcterms:W3CDTF">2025-12-21T14:18:04Z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06937F1954D088FB1C9147697F6B5DA2_43</vt:lpwstr>
  </property>
</Properties>
</file>