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ink/ink1.xml" ContentType="application/inkml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0C19BA4">
      <w:pPr>
        <w:pStyle w:val="style0"/>
        <w:spacing w:lineRule="auto" w:line="288"/>
        <w:rPr>
          <w:rFonts w:eastAsia="宋体" w:hint="eastAsia"/>
        </w:rPr>
      </w:pPr>
      <w:r>
        <w:rPr>
          <w:rFonts w:hint="eastAsia"/>
        </w:rPr>
        <w:t xml:space="preserve"> </w:t>
      </w:r>
    </w:p>
    <w:p w14:paraId="0E7CBCB8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 </w:t>
      </w:r>
      <w:r>
        <w:rPr>
          <w:rFonts w:ascii="黑体" w:cs="黑体" w:hAnsi="黑体"/>
          <w:color w:val="000000"/>
          <w:kern w:val="0"/>
          <w:sz w:val="32"/>
          <w:szCs w:val="32"/>
        </w:rPr>
        <w:t>实验十三：子网划分</w:t>
      </w:r>
    </w:p>
    <w:p w14:paraId="6260A606">
      <w:pPr>
        <w:pStyle w:val="style0"/>
        <w:spacing w:lineRule="auto" w:line="288"/>
        <w:rPr/>
      </w:pPr>
    </w:p>
    <w:p w14:paraId="30CE2373">
      <w:pPr>
        <w:pStyle w:val="style0"/>
        <w:autoSpaceDE w:val="false"/>
        <w:autoSpaceDN w:val="false"/>
        <w:adjustRightInd w:val="false"/>
        <w:spacing w:lineRule="auto" w:line="288"/>
        <w:ind w:firstLine="420"/>
        <w:jc w:val="left"/>
        <w:rPr>
          <w:rFonts w:ascii="宋体" w:cs="宋体" w:hAnsi="宋体"/>
          <w:color w:val="000000"/>
          <w:kern w:val="0"/>
          <w:sz w:val="32"/>
          <w:szCs w:val="32"/>
        </w:rPr>
      </w:pPr>
      <w:r>
        <w:rPr>
          <w:b/>
          <w:bCs/>
          <w:color w:val="000000"/>
          <w:kern w:val="0"/>
          <w:sz w:val="32"/>
          <w:szCs w:val="32"/>
        </w:rPr>
        <w:t>13.0</w:t>
      </w:r>
      <w:r>
        <w:rPr>
          <w:color w:val="000000"/>
          <w:kern w:val="0"/>
          <w:sz w:val="32"/>
          <w:szCs w:val="32"/>
        </w:rPr>
        <w:t xml:space="preserve"> </w:t>
      </w:r>
      <w:r>
        <w:rPr>
          <w:rFonts w:ascii="宋体" w:cs="宋体" w:hAnsi="宋体"/>
          <w:color w:val="000000"/>
          <w:kern w:val="0"/>
          <w:sz w:val="32"/>
          <w:szCs w:val="32"/>
        </w:rPr>
        <w:t>问题的提出</w:t>
      </w:r>
    </w:p>
    <w:p w14:paraId="6F32C280">
      <w:pPr>
        <w:pStyle w:val="style0"/>
        <w:spacing w:lineRule="auto" w:line="288"/>
        <w:rPr/>
      </w:pPr>
    </w:p>
    <w:p w14:paraId="095C8C88">
      <w:pPr>
        <w:pStyle w:val="style0"/>
        <w:spacing w:lineRule="auto" w:line="288"/>
        <w:ind w:left="840" w:firstLine="420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某单位需要申请一段</w:t>
      </w:r>
      <w:r>
        <w:rPr>
          <w:rFonts w:ascii="宋体" w:cs="宋体" w:hAnsi="宋体" w:hint="eastAsia"/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>IP</w:t>
      </w:r>
      <w:r>
        <w:rPr>
          <w:rFonts w:hint="eastAsia"/>
          <w:color w:val="000000"/>
          <w:kern w:val="0"/>
          <w:sz w:val="24"/>
        </w:rPr>
        <w:t xml:space="preserve"> </w:t>
      </w:r>
      <w:r>
        <w:rPr>
          <w:rFonts w:ascii="宋体" w:cs="宋体" w:hAnsi="宋体"/>
          <w:color w:val="000000"/>
          <w:kern w:val="0"/>
          <w:sz w:val="24"/>
        </w:rPr>
        <w:t>地址，要求整个单位形成一个网络，各部门成</w:t>
      </w:r>
      <w:r>
        <w:rPr>
          <w:rFonts w:ascii="宋体" w:cs="宋体" w:hAnsi="宋体" w:hint="eastAsia"/>
          <w:color w:val="000000"/>
          <w:kern w:val="0"/>
          <w:sz w:val="24"/>
        </w:rPr>
        <w:t>为该</w:t>
      </w:r>
      <w:r>
        <w:rPr>
          <w:rFonts w:ascii="宋体" w:cs="宋体" w:hAnsi="宋体"/>
          <w:color w:val="000000"/>
          <w:kern w:val="0"/>
          <w:sz w:val="24"/>
        </w:rPr>
        <w:t xml:space="preserve">网络的子网，各部门的 </w:t>
      </w:r>
      <w:r>
        <w:rPr>
          <w:color w:val="000000"/>
          <w:kern w:val="0"/>
          <w:sz w:val="24"/>
        </w:rPr>
        <w:t xml:space="preserve">PC </w:t>
      </w:r>
      <w:r>
        <w:rPr>
          <w:rFonts w:ascii="宋体" w:cs="宋体" w:hAnsi="宋体"/>
          <w:color w:val="000000"/>
          <w:kern w:val="0"/>
          <w:sz w:val="24"/>
        </w:rPr>
        <w:t xml:space="preserve">数量确定各子网的大小，全部子网的汇聚确定了该单位网络的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 xml:space="preserve">地址段大小和起始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 xml:space="preserve">地址。作为该单位 </w:t>
      </w:r>
      <w:r>
        <w:rPr>
          <w:color w:val="000000"/>
          <w:kern w:val="0"/>
          <w:sz w:val="24"/>
        </w:rPr>
        <w:t xml:space="preserve">IT </w:t>
      </w:r>
      <w:r>
        <w:rPr>
          <w:rFonts w:ascii="宋体" w:cs="宋体" w:hAnsi="宋体"/>
          <w:color w:val="000000"/>
          <w:kern w:val="0"/>
          <w:sz w:val="24"/>
        </w:rPr>
        <w:t>负责人</w:t>
      </w:r>
      <w:r>
        <w:rPr>
          <w:rFonts w:ascii="宋体" w:cs="宋体" w:hAnsi="宋体" w:hint="eastAsia"/>
          <w:color w:val="000000"/>
          <w:kern w:val="0"/>
          <w:sz w:val="24"/>
        </w:rPr>
        <w:t>，</w:t>
      </w:r>
      <w:r>
        <w:rPr>
          <w:rFonts w:ascii="宋体" w:cs="宋体" w:hAnsi="宋体"/>
          <w:color w:val="000000"/>
          <w:kern w:val="0"/>
          <w:sz w:val="24"/>
        </w:rPr>
        <w:t xml:space="preserve">你如何进行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 xml:space="preserve">地址划分并尽量节约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>地址资源？</w:t>
      </w:r>
    </w:p>
    <w:p w14:paraId="3E8803C4">
      <w:pPr>
        <w:pStyle w:val="style0"/>
        <w:spacing w:lineRule="auto" w:line="288"/>
        <w:rPr>
          <w:rFonts w:ascii="宋体" w:cs="宋体" w:hAnsi="宋体"/>
          <w:color w:val="000000"/>
          <w:kern w:val="0"/>
          <w:sz w:val="24"/>
        </w:rPr>
      </w:pPr>
    </w:p>
    <w:p w14:paraId="03053F30">
      <w:pPr>
        <w:pStyle w:val="style0"/>
        <w:autoSpaceDE w:val="false"/>
        <w:autoSpaceDN w:val="false"/>
        <w:adjustRightInd w:val="false"/>
        <w:spacing w:lineRule="auto" w:line="288"/>
        <w:ind w:firstLine="420"/>
        <w:jc w:val="left"/>
        <w:rPr>
          <w:rFonts w:ascii="宋体" w:cs="宋体" w:hAnsi="宋体"/>
          <w:color w:val="000000"/>
          <w:kern w:val="0"/>
          <w:sz w:val="32"/>
          <w:szCs w:val="32"/>
        </w:rPr>
      </w:pPr>
      <w:r>
        <w:rPr>
          <w:b/>
          <w:bCs/>
          <w:color w:val="000000"/>
          <w:kern w:val="0"/>
          <w:sz w:val="32"/>
          <w:szCs w:val="32"/>
        </w:rPr>
        <w:t>13.1</w:t>
      </w:r>
      <w:r>
        <w:rPr>
          <w:color w:val="000000"/>
          <w:kern w:val="0"/>
          <w:sz w:val="32"/>
          <w:szCs w:val="32"/>
        </w:rPr>
        <w:t xml:space="preserve"> </w:t>
      </w:r>
      <w:r>
        <w:rPr>
          <w:rFonts w:ascii="宋体" w:cs="宋体" w:hAnsi="宋体"/>
          <w:color w:val="000000"/>
          <w:kern w:val="0"/>
          <w:sz w:val="32"/>
          <w:szCs w:val="32"/>
        </w:rPr>
        <w:t xml:space="preserve">实验 </w:t>
      </w:r>
      <w:r>
        <w:rPr>
          <w:b/>
          <w:bCs/>
          <w:color w:val="000000"/>
          <w:kern w:val="0"/>
          <w:sz w:val="32"/>
          <w:szCs w:val="32"/>
        </w:rPr>
        <w:t>13-1</w:t>
      </w:r>
      <w:r>
        <w:rPr>
          <w:color w:val="000000"/>
          <w:kern w:val="0"/>
          <w:sz w:val="32"/>
          <w:szCs w:val="32"/>
        </w:rPr>
        <w:t xml:space="preserve"> </w:t>
      </w:r>
      <w:r>
        <w:rPr>
          <w:rFonts w:ascii="宋体" w:cs="宋体" w:hAnsi="宋体"/>
          <w:color w:val="000000"/>
          <w:kern w:val="0"/>
          <w:sz w:val="32"/>
          <w:szCs w:val="32"/>
        </w:rPr>
        <w:t>简单子网划分</w:t>
      </w:r>
    </w:p>
    <w:p w14:paraId="7B55C4C3">
      <w:pPr>
        <w:pStyle w:val="style0"/>
        <w:spacing w:lineRule="auto" w:line="288"/>
        <w:rPr>
          <w:sz w:val="24"/>
        </w:rPr>
      </w:pPr>
    </w:p>
    <w:p w14:paraId="246A731E">
      <w:pPr>
        <w:pStyle w:val="style0"/>
        <w:spacing w:lineRule="auto" w:line="288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13.1.1.</w:t>
      </w:r>
      <w:r>
        <w:rPr>
          <w:rFonts w:ascii="黑体" w:cs="黑体" w:hAnsi="黑体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实验内容</w:t>
      </w:r>
    </w:p>
    <w:p w14:paraId="22CEFD46">
      <w:pPr>
        <w:pStyle w:val="style0"/>
        <w:spacing w:lineRule="auto" w:line="288"/>
        <w:rPr>
          <w:rFonts w:ascii="宋体" w:cs="宋体" w:hAnsi="宋体" w:hint="eastAsia"/>
          <w:color w:val="000000"/>
          <w:kern w:val="0"/>
          <w:sz w:val="24"/>
        </w:rPr>
      </w:pPr>
    </w:p>
    <w:p w14:paraId="79D722D2">
      <w:pPr>
        <w:pStyle w:val="style0"/>
        <w:spacing w:lineRule="auto" w:line="288"/>
        <w:ind w:left="1260" w:firstLine="420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 xml:space="preserve">按照图中给出的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 xml:space="preserve">起始地址和各部门的 </w:t>
      </w:r>
      <w:r>
        <w:rPr>
          <w:color w:val="000000"/>
          <w:kern w:val="0"/>
          <w:sz w:val="24"/>
        </w:rPr>
        <w:t xml:space="preserve">PC </w:t>
      </w:r>
      <w:r>
        <w:rPr>
          <w:rFonts w:ascii="宋体" w:cs="宋体" w:hAnsi="宋体"/>
          <w:color w:val="000000"/>
          <w:kern w:val="0"/>
          <w:sz w:val="24"/>
        </w:rPr>
        <w:t>数量，完成子网划分，并利用交换机完成网络的连接和配置。</w:t>
      </w:r>
    </w:p>
    <w:p w14:paraId="4D5FBB90">
      <w:pPr>
        <w:pStyle w:val="style0"/>
        <w:spacing w:lineRule="auto" w:line="288"/>
        <w:rPr>
          <w:rFonts w:ascii="宋体" w:cs="宋体" w:hAnsi="宋体"/>
          <w:color w:val="000000"/>
          <w:kern w:val="0"/>
          <w:sz w:val="24"/>
        </w:rPr>
      </w:pPr>
    </w:p>
    <w:p w14:paraId="6CAB6517">
      <w:pPr>
        <w:pStyle w:val="style0"/>
        <w:spacing w:lineRule="auto" w:line="288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13.1.2.</w:t>
      </w:r>
      <w:r>
        <w:rPr>
          <w:rFonts w:ascii="黑体" w:cs="黑体" w:hAnsi="黑体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实验目的</w:t>
      </w:r>
    </w:p>
    <w:p w14:paraId="06522523">
      <w:pPr>
        <w:pStyle w:val="style0"/>
        <w:spacing w:lineRule="auto" w:line="288"/>
        <w:rPr>
          <w:rFonts w:ascii="黑体" w:cs="黑体" w:hAnsi="黑体"/>
          <w:color w:val="000000"/>
          <w:kern w:val="0"/>
          <w:sz w:val="24"/>
        </w:rPr>
      </w:pPr>
    </w:p>
    <w:p w14:paraId="186753E8">
      <w:pPr>
        <w:pStyle w:val="style0"/>
        <w:spacing w:lineRule="auto" w:line="288"/>
        <w:ind w:left="1260" w:firstLine="420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 xml:space="preserve">理解子网划分的原理及子网掩码的作用，根据需求熟练分配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>地址。</w:t>
      </w:r>
    </w:p>
    <w:p w14:paraId="4F0ABADB">
      <w:pPr>
        <w:pStyle w:val="style0"/>
        <w:spacing w:lineRule="auto" w:line="288"/>
        <w:rPr>
          <w:rFonts w:ascii="宋体" w:cs="宋体" w:hAnsi="宋体"/>
          <w:color w:val="000000"/>
          <w:kern w:val="0"/>
          <w:sz w:val="24"/>
        </w:rPr>
      </w:pPr>
    </w:p>
    <w:p w14:paraId="69AF39A6">
      <w:pPr>
        <w:pStyle w:val="style0"/>
        <w:spacing w:lineRule="auto" w:line="288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13.1.3.</w:t>
      </w:r>
      <w:r>
        <w:rPr>
          <w:rFonts w:ascii="黑体" w:cs="黑体" w:hAnsi="黑体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实验拓扑图</w:t>
      </w:r>
    </w:p>
    <w:commentRangeStart w:id="1"/>
    <w:p w14:paraId="02438A32">
      <w:pPr>
        <w:pStyle w:val="style0"/>
        <w:spacing w:lineRule="auto" w:line="288"/>
        <w:rPr>
          <w:rFonts w:ascii="黑体" w:cs="黑体" w:hAnsi="黑体"/>
          <w:color w:val="000000"/>
          <w:kern w:val="0"/>
          <w:sz w:val="24"/>
        </w:rPr>
      </w:pPr>
      <w:r>
        <w:rPr>
          <w:rFonts w:ascii="黑体" w:cs="黑体" w:hAnsi="黑体"/>
          <w:color w:val="000000"/>
          <w:kern w:val="0"/>
          <w:sz w:val="24"/>
        </w:rPr>
        <w:drawing>
          <wp:inline distL="0" distT="0" distB="0" distR="0">
            <wp:extent cx="5274310" cy="3956050"/>
            <wp:effectExtent l="19050" t="0" r="2540" b="0"/>
            <wp:docPr id="1026" name="图片 0" descr="1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0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3956050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1"/>
      <w:r>
        <w:rPr/>
        <w:commentReference w:id="1"/>
      </w:r>
    </w:p>
    <w:p w14:paraId="7419616C">
      <w:pPr>
        <w:pStyle w:val="style0"/>
        <w:spacing w:lineRule="auto" w:line="288"/>
        <w:rPr>
          <w:rFonts w:ascii="黑体" w:cs="黑体" w:hAnsi="黑体"/>
          <w:color w:val="000000"/>
          <w:kern w:val="0"/>
          <w:sz w:val="24"/>
        </w:rPr>
      </w:pPr>
    </w:p>
    <w:p w14:paraId="0CBB7476">
      <w:pPr>
        <w:pStyle w:val="style0"/>
        <w:spacing w:lineRule="auto" w:line="288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ascii="黑体" w:cs="黑体" w:hAnsi="黑体" w:hint="eastAsia"/>
          <w:color w:val="000000"/>
          <w:kern w:val="0"/>
          <w:sz w:val="24"/>
        </w:rPr>
        <w:tab/>
      </w:r>
      <w:r>
        <w:rPr>
          <w:rFonts w:ascii="黑体" w:cs="黑体" w:hAnsi="黑体" w:hint="eastAsia"/>
          <w:color w:val="000000"/>
          <w:kern w:val="0"/>
          <w:sz w:val="24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13.1.4.</w:t>
      </w:r>
      <w:r>
        <w:rPr>
          <w:rFonts w:ascii="黑体" w:cs="黑体" w:hAnsi="黑体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实验设备</w:t>
      </w:r>
    </w:p>
    <w:p w14:paraId="0E6F7F9A">
      <w:pPr>
        <w:pStyle w:val="style0"/>
        <w:spacing w:lineRule="auto" w:line="288"/>
        <w:rPr>
          <w:rFonts w:ascii="黑体" w:cs="黑体" w:hAnsi="黑体"/>
          <w:color w:val="000000"/>
          <w:kern w:val="0"/>
          <w:sz w:val="28"/>
          <w:szCs w:val="28"/>
        </w:rPr>
      </w:pPr>
    </w:p>
    <w:p w14:paraId="667EFB47">
      <w:pPr>
        <w:pStyle w:val="style0"/>
        <w:spacing w:lineRule="auto" w:line="288"/>
        <w:rPr>
          <w:rFonts w:ascii="宋体" w:cs="宋体" w:hAnsi="宋体"/>
          <w:color w:val="000000"/>
          <w:kern w:val="0"/>
          <w:sz w:val="24"/>
        </w:rPr>
      </w:pPr>
      <w:r>
        <w:rPr>
          <w:rFonts w:ascii="黑体" w:cs="黑体" w:hAnsi="黑体" w:hint="eastAsia"/>
          <w:color w:val="000000"/>
          <w:kern w:val="0"/>
          <w:sz w:val="24"/>
        </w:rPr>
        <w:tab/>
      </w:r>
      <w:r>
        <w:rPr>
          <w:rFonts w:ascii="黑体" w:cs="黑体" w:hAnsi="黑体" w:hint="eastAsia"/>
          <w:color w:val="000000"/>
          <w:kern w:val="0"/>
          <w:sz w:val="24"/>
        </w:rPr>
        <w:tab/>
      </w:r>
      <w:r>
        <w:rPr>
          <w:rFonts w:ascii="黑体" w:cs="黑体" w:hAnsi="黑体" w:hint="eastAsia"/>
          <w:color w:val="000000"/>
          <w:kern w:val="0"/>
          <w:sz w:val="24"/>
        </w:rPr>
        <w:tab/>
      </w:r>
      <w:r>
        <w:rPr>
          <w:color w:val="000000"/>
          <w:kern w:val="0"/>
          <w:sz w:val="24"/>
        </w:rPr>
        <w:t xml:space="preserve">4 </w:t>
      </w:r>
      <w:r>
        <w:rPr>
          <w:rFonts w:ascii="宋体" w:cs="宋体" w:hAnsi="宋体"/>
          <w:color w:val="000000"/>
          <w:kern w:val="0"/>
          <w:sz w:val="24"/>
        </w:rPr>
        <w:t xml:space="preserve">台 </w:t>
      </w:r>
      <w:r>
        <w:rPr>
          <w:color w:val="000000"/>
          <w:kern w:val="0"/>
          <w:sz w:val="24"/>
        </w:rPr>
        <w:t>Pc</w:t>
      </w:r>
      <w:r>
        <w:rPr>
          <w:rFonts w:ascii="宋体" w:cs="宋体" w:hAnsi="宋体"/>
          <w:color w:val="000000"/>
          <w:kern w:val="0"/>
          <w:sz w:val="24"/>
        </w:rPr>
        <w:t>，</w:t>
      </w:r>
      <w:r>
        <w:rPr>
          <w:color w:val="000000"/>
          <w:kern w:val="0"/>
          <w:sz w:val="24"/>
        </w:rPr>
        <w:t xml:space="preserve">1 </w:t>
      </w:r>
      <w:r>
        <w:rPr>
          <w:rFonts w:ascii="宋体" w:cs="宋体" w:hAnsi="宋体"/>
          <w:color w:val="000000"/>
          <w:kern w:val="0"/>
          <w:sz w:val="24"/>
        </w:rPr>
        <w:t xml:space="preserve">台 </w:t>
      </w:r>
      <w:r>
        <w:rPr>
          <w:color w:val="000000"/>
          <w:kern w:val="0"/>
          <w:sz w:val="24"/>
        </w:rPr>
        <w:t xml:space="preserve">s3610 </w:t>
      </w:r>
      <w:r>
        <w:rPr>
          <w:rFonts w:ascii="宋体" w:cs="宋体" w:hAnsi="宋体"/>
          <w:color w:val="000000"/>
          <w:kern w:val="0"/>
          <w:sz w:val="24"/>
        </w:rPr>
        <w:t>交换机，</w:t>
      </w:r>
      <w:r>
        <w:rPr>
          <w:color w:val="000000"/>
          <w:kern w:val="0"/>
          <w:sz w:val="24"/>
        </w:rPr>
        <w:t xml:space="preserve">2 </w:t>
      </w:r>
      <w:r>
        <w:rPr>
          <w:rFonts w:ascii="宋体" w:cs="宋体" w:hAnsi="宋体"/>
          <w:color w:val="000000"/>
          <w:kern w:val="0"/>
          <w:sz w:val="24"/>
        </w:rPr>
        <w:t xml:space="preserve">台 </w:t>
      </w:r>
      <w:r>
        <w:rPr>
          <w:color w:val="000000"/>
          <w:kern w:val="0"/>
          <w:sz w:val="24"/>
        </w:rPr>
        <w:t xml:space="preserve">s3100 </w:t>
      </w:r>
      <w:r>
        <w:rPr>
          <w:rFonts w:ascii="宋体" w:cs="宋体" w:hAnsi="宋体"/>
          <w:color w:val="000000"/>
          <w:kern w:val="0"/>
          <w:sz w:val="24"/>
        </w:rPr>
        <w:t>交换机</w:t>
      </w:r>
    </w:p>
    <w:p w14:paraId="307AC5CF">
      <w:pPr>
        <w:pStyle w:val="style0"/>
        <w:spacing w:lineRule="auto" w:line="288"/>
        <w:rPr>
          <w:rFonts w:ascii="宋体" w:cs="宋体" w:hAnsi="宋体"/>
          <w:color w:val="000000"/>
          <w:kern w:val="0"/>
          <w:sz w:val="24"/>
        </w:rPr>
      </w:pPr>
    </w:p>
    <w:p w14:paraId="71036911">
      <w:pPr>
        <w:pStyle w:val="style0"/>
        <w:spacing w:lineRule="auto" w:line="288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ascii="黑体" w:cs="黑体" w:hAnsi="黑体" w:hint="eastAsia"/>
          <w:color w:val="000000"/>
          <w:kern w:val="0"/>
          <w:sz w:val="24"/>
        </w:rPr>
        <w:tab/>
      </w:r>
      <w:r>
        <w:rPr>
          <w:rFonts w:ascii="黑体" w:cs="黑体" w:hAnsi="黑体" w:hint="eastAsia"/>
          <w:color w:val="000000"/>
          <w:kern w:val="0"/>
          <w:sz w:val="24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13.1.5.</w:t>
      </w:r>
      <w:r>
        <w:rPr>
          <w:rFonts w:ascii="黑体" w:cs="黑体" w:hAnsi="黑体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实验步骤</w:t>
      </w:r>
    </w:p>
    <w:p w14:paraId="2AE2AD55">
      <w:pPr>
        <w:pStyle w:val="style0"/>
        <w:spacing w:lineRule="auto" w:line="288"/>
        <w:rPr>
          <w:rFonts w:ascii="黑体" w:cs="黑体" w:hAnsi="黑体"/>
          <w:color w:val="000000"/>
          <w:kern w:val="0"/>
          <w:sz w:val="28"/>
          <w:szCs w:val="28"/>
        </w:rPr>
      </w:pPr>
    </w:p>
    <w:p w14:paraId="55206EF8">
      <w:pPr>
        <w:pStyle w:val="style0"/>
        <w:spacing w:lineRule="auto" w:line="288"/>
        <w:rPr>
          <w:rFonts w:ascii="宋体" w:cs="宋体" w:hAnsi="宋体"/>
          <w:color w:val="000000"/>
          <w:kern w:val="0"/>
          <w:sz w:val="24"/>
        </w:rPr>
      </w:pP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宋体" w:cs="宋体" w:hAnsi="宋体"/>
          <w:color w:val="000000"/>
          <w:kern w:val="0"/>
          <w:sz w:val="24"/>
        </w:rPr>
        <w:t>步骤一</w:t>
      </w:r>
    </w:p>
    <w:p w14:paraId="584DF8CF">
      <w:pPr>
        <w:pStyle w:val="style179"/>
        <w:numPr>
          <w:ilvl w:val="0"/>
          <w:numId w:val="1"/>
        </w:numPr>
        <w:spacing w:lineRule="auto" w:line="288"/>
        <w:ind w:firstLineChars="0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按照拓扑图连接好网线</w:t>
      </w:r>
      <w:ins w:id="0" w:author="李甘" w:date="2025-03-19T15:10:00Z">
        <w:r w:rsidR="15D7D950">
          <w:rPr>
            <w:rFonts w:ascii="宋体" w:cs="宋体" w:hAnsi="宋体" w:hint="eastAsia"/>
            <w:color w:val="000000"/>
            <w:kern w:val="0"/>
            <w:sz w:val="24"/>
          </w:rPr>
          <w:t>。</w:t>
        </w:r>
      </w:ins>
      <w:ins w:id="1" w:author="李甘" w:date="2025-03-19T15:10:00Z">
        <w:r w:rsidR="6B980AE6">
          <w:rPr>
            <w:rFonts w:ascii="宋体" w:cs="宋体" w:hAnsi="宋体" w:hint="eastAsia"/>
            <w:color w:val="000000"/>
            <w:kern w:val="0"/>
            <w:sz w:val="24"/>
          </w:rPr>
          <w:t>需要</w:t>
        </w:r>
      </w:ins>
      <w:ins w:id="2" w:author="李甘" w:date="2025-03-19T15:10:00Z">
        <w:r w:rsidR="8F911565">
          <w:rPr>
            <w:rFonts w:ascii="宋体" w:cs="宋体" w:hAnsi="宋体" w:hint="eastAsia"/>
            <w:color w:val="000000"/>
            <w:kern w:val="0"/>
            <w:sz w:val="24"/>
          </w:rPr>
          <w:t>注意</w:t>
        </w:r>
      </w:ins>
      <w:ins w:id="3" w:author="李甘" w:date="2025-03-19T15:10:00Z">
        <w:r w:rsidR="867BEFE2">
          <w:rPr>
            <w:rFonts w:ascii="宋体" w:cs="宋体" w:hAnsi="宋体" w:hint="eastAsia"/>
            <w:color w:val="000000"/>
            <w:kern w:val="0"/>
            <w:sz w:val="24"/>
          </w:rPr>
          <w:t>：</w:t>
        </w:r>
      </w:ins>
      <w:ins w:id="4" w:author="李甘" w:date="2025-03-19T15:10:00Z">
        <w:r w:rsidR="EC72CEAA">
          <w:rPr>
            <w:rFonts w:ascii="宋体" w:cs="宋体" w:hAnsi="宋体" w:hint="eastAsia"/>
            <w:color w:val="000000"/>
            <w:kern w:val="0"/>
            <w:sz w:val="24"/>
          </w:rPr>
          <w:t>实际上</w:t>
        </w:r>
      </w:ins>
      <w:ins w:id="5" w:author="李甘" w:date="2025-03-19T15:11:00Z">
        <w:r w:rsidR="EE91DE14">
          <w:rPr>
            <w:rFonts w:ascii="宋体" w:cs="宋体" w:hAnsi="宋体" w:hint="eastAsia"/>
            <w:color w:val="000000"/>
            <w:kern w:val="0"/>
            <w:sz w:val="24"/>
          </w:rPr>
          <w:t>图中</w:t>
        </w:r>
      </w:ins>
      <w:ins w:id="6" w:author="李甘" w:date="2025-03-19T15:11:00Z">
        <w:r w:rsidR="BCC19FCC">
          <w:rPr>
            <w:rFonts w:ascii="宋体" w:cs="宋体" w:hAnsi="宋体" w:hint="eastAsia"/>
            <w:color w:val="000000"/>
            <w:kern w:val="0"/>
            <w:sz w:val="24"/>
          </w:rPr>
          <w:t>的</w:t>
        </w:r>
      </w:ins>
      <w:ins w:id="7" w:author="李甘" w:date="2025-03-19T15:11:00Z">
        <w:r w:rsidR="1A11DC29">
          <w:rPr>
            <w:rFonts w:ascii="宋体" w:cs="宋体" w:hAnsi="宋体" w:hint="eastAsia"/>
            <w:color w:val="000000"/>
            <w:kern w:val="0"/>
            <w:sz w:val="24"/>
          </w:rPr>
          <w:t>SW</w:t>
        </w:r>
      </w:ins>
      <w:ins w:id="8" w:author="李甘" w:date="2025-03-19T15:11:00Z">
        <w:r w:rsidR="15A699A1">
          <w:rPr>
            <w:rFonts w:ascii="宋体" w:cs="宋体" w:hAnsi="宋体" w:hint="eastAsia"/>
            <w:color w:val="000000"/>
            <w:kern w:val="0"/>
            <w:sz w:val="24"/>
          </w:rPr>
          <w:t>1</w:t>
        </w:r>
      </w:ins>
      <w:ins w:id="9" w:author="李甘" w:date="2025-03-19T15:11:00Z">
        <w:r w:rsidR="86B17D1F">
          <w:rPr>
            <w:rFonts w:ascii="宋体" w:cs="宋体" w:hAnsi="宋体" w:hint="eastAsia"/>
            <w:color w:val="000000"/>
            <w:kern w:val="0"/>
            <w:sz w:val="24"/>
          </w:rPr>
          <w:t>为</w:t>
        </w:r>
      </w:ins>
      <w:ins w:id="10" w:author="李甘" w:date="2025-03-19T15:11:00Z">
        <w:r w:rsidR="3DEE7D37">
          <w:rPr>
            <w:rFonts w:ascii="宋体" w:cs="宋体" w:hAnsi="宋体" w:hint="eastAsia"/>
            <w:color w:val="000000"/>
            <w:kern w:val="0"/>
            <w:sz w:val="24"/>
          </w:rPr>
          <w:t>三层</w:t>
        </w:r>
      </w:ins>
      <w:ins w:id="11" w:author="李甘" w:date="2025-03-19T15:11:00Z">
        <w:r w:rsidR="0ED3BC25">
          <w:rPr>
            <w:rFonts w:ascii="宋体" w:cs="宋体" w:hAnsi="宋体" w:hint="eastAsia"/>
            <w:color w:val="000000"/>
            <w:kern w:val="0"/>
            <w:sz w:val="24"/>
          </w:rPr>
          <w:t>交换机</w:t>
        </w:r>
      </w:ins>
      <w:ins w:id="12" w:author="李甘" w:date="2025-03-19T15:11:00Z">
        <w:r w:rsidR="88D8EA02">
          <w:rPr>
            <w:rFonts w:ascii="宋体" w:cs="宋体" w:hAnsi="宋体" w:hint="eastAsia"/>
            <w:color w:val="000000"/>
            <w:kern w:val="0"/>
            <w:sz w:val="24"/>
          </w:rPr>
          <w:t>、</w:t>
        </w:r>
      </w:ins>
      <w:ins w:id="13" w:author="李甘" w:date="2025-03-19T15:11:00Z">
        <w:r w:rsidR="D4ACA3E9">
          <w:rPr>
            <w:rFonts w:ascii="宋体" w:cs="宋体" w:hAnsi="宋体" w:hint="eastAsia"/>
            <w:color w:val="000000"/>
            <w:kern w:val="0"/>
            <w:sz w:val="24"/>
          </w:rPr>
          <w:t>SW</w:t>
        </w:r>
      </w:ins>
      <w:ins w:id="14" w:author="李甘" w:date="2025-03-19T15:11:00Z">
        <w:r w:rsidR="185C4AE3">
          <w:rPr>
            <w:rFonts w:ascii="宋体" w:cs="宋体" w:hAnsi="宋体" w:hint="eastAsia"/>
            <w:color w:val="000000"/>
            <w:kern w:val="0"/>
            <w:sz w:val="24"/>
          </w:rPr>
          <w:t>2</w:t>
        </w:r>
      </w:ins>
      <w:ins w:id="15" w:author="李甘" w:date="2025-03-19T15:11:00Z">
        <w:r w:rsidR="C435FADC">
          <w:rPr>
            <w:rFonts w:ascii="宋体" w:cs="宋体" w:hAnsi="宋体" w:hint="eastAsia"/>
            <w:color w:val="000000"/>
            <w:kern w:val="0"/>
            <w:sz w:val="24"/>
          </w:rPr>
          <w:t>和</w:t>
        </w:r>
      </w:ins>
      <w:ins w:id="16" w:author="李甘" w:date="2025-03-19T15:11:00Z">
        <w:r w:rsidR="A02030E5">
          <w:rPr>
            <w:rFonts w:ascii="宋体" w:cs="宋体" w:hAnsi="宋体" w:hint="eastAsia"/>
            <w:color w:val="000000"/>
            <w:kern w:val="0"/>
            <w:sz w:val="24"/>
          </w:rPr>
          <w:t>SW</w:t>
        </w:r>
      </w:ins>
      <w:ins w:id="17" w:author="李甘" w:date="2025-03-19T15:11:00Z">
        <w:r w:rsidR="DDF0DD4C">
          <w:rPr>
            <w:rFonts w:ascii="宋体" w:cs="宋体" w:hAnsi="宋体" w:hint="eastAsia"/>
            <w:color w:val="000000"/>
            <w:kern w:val="0"/>
            <w:sz w:val="24"/>
          </w:rPr>
          <w:t>3</w:t>
        </w:r>
      </w:ins>
      <w:ins w:id="18" w:author="李甘" w:date="2025-03-19T15:11:00Z">
        <w:r w:rsidR="CCF3E8D7">
          <w:rPr>
            <w:rFonts w:ascii="宋体" w:cs="宋体" w:hAnsi="宋体" w:hint="eastAsia"/>
            <w:color w:val="000000"/>
            <w:kern w:val="0"/>
            <w:sz w:val="24"/>
          </w:rPr>
          <w:t>为</w:t>
        </w:r>
      </w:ins>
      <w:ins w:id="19" w:author="李甘" w:date="2025-03-19T15:11:00Z">
        <w:r w:rsidR="8CDE8F39">
          <w:rPr>
            <w:rFonts w:ascii="宋体" w:cs="宋体" w:hAnsi="宋体" w:hint="eastAsia"/>
            <w:color w:val="000000"/>
            <w:kern w:val="0"/>
            <w:sz w:val="24"/>
          </w:rPr>
          <w:t>二层</w:t>
        </w:r>
      </w:ins>
      <w:ins w:id="20" w:author="李甘" w:date="2025-03-19T15:11:00Z">
        <w:r w:rsidR="45E60135">
          <w:rPr>
            <w:rFonts w:ascii="宋体" w:cs="宋体" w:hAnsi="宋体" w:hint="eastAsia"/>
            <w:color w:val="000000"/>
            <w:kern w:val="0"/>
            <w:sz w:val="24"/>
          </w:rPr>
          <w:t>交换机</w:t>
        </w:r>
      </w:ins>
      <w:ins w:id="21" w:author="李甘" w:date="2025-03-19T15:11:00Z">
        <w:r w:rsidR="CF2D334D">
          <w:rPr>
            <w:rFonts w:ascii="宋体" w:cs="宋体" w:hAnsi="宋体" w:hint="eastAsia"/>
            <w:color w:val="000000"/>
            <w:kern w:val="0"/>
            <w:sz w:val="24"/>
          </w:rPr>
          <w:t>，</w:t>
        </w:r>
      </w:ins>
      <w:ins w:id="22" w:author="李甘" w:date="2025-03-19T15:12:00Z">
        <w:r w:rsidR="69213800">
          <w:rPr>
            <w:rFonts w:ascii="宋体" w:cs="宋体" w:hAnsi="宋体" w:hint="eastAsia"/>
            <w:color w:val="000000"/>
            <w:kern w:val="0"/>
            <w:sz w:val="24"/>
          </w:rPr>
          <w:t>然而</w:t>
        </w:r>
      </w:ins>
      <w:ins w:id="23" w:author="李甘" w:date="2025-03-19T15:12:00Z">
        <w:r w:rsidR="7D804967">
          <w:rPr>
            <w:rFonts w:ascii="宋体" w:cs="宋体" w:hAnsi="宋体" w:hint="eastAsia"/>
            <w:color w:val="000000"/>
            <w:kern w:val="0"/>
            <w:sz w:val="24"/>
          </w:rPr>
          <w:t>实际</w:t>
        </w:r>
      </w:ins>
      <w:ins w:id="24" w:author="李甘" w:date="2025-03-19T15:12:00Z">
        <w:r w:rsidR="3130746E">
          <w:rPr>
            <w:rFonts w:ascii="宋体" w:cs="宋体" w:hAnsi="宋体" w:hint="eastAsia"/>
            <w:color w:val="000000"/>
            <w:kern w:val="0"/>
            <w:sz w:val="24"/>
          </w:rPr>
          <w:t>设备中</w:t>
        </w:r>
      </w:ins>
      <w:ins w:id="25" w:author="李甘" w:date="2025-03-19T15:12:00Z">
        <w:r w:rsidR="74CA2E92">
          <w:rPr>
            <w:rFonts w:ascii="宋体" w:cs="宋体" w:hAnsi="宋体" w:hint="eastAsia"/>
            <w:color w:val="000000"/>
            <w:kern w:val="0"/>
            <w:sz w:val="24"/>
          </w:rPr>
          <w:t>SW1</w:t>
        </w:r>
      </w:ins>
      <w:ins w:id="26" w:author="李甘" w:date="2025-03-19T15:12:00Z">
        <w:r w:rsidR="B85D169D">
          <w:rPr>
            <w:rFonts w:ascii="宋体" w:cs="宋体" w:hAnsi="宋体" w:hint="eastAsia"/>
            <w:color w:val="000000"/>
            <w:kern w:val="0"/>
            <w:sz w:val="24"/>
          </w:rPr>
          <w:t>和</w:t>
        </w:r>
      </w:ins>
      <w:ins w:id="27" w:author="李甘" w:date="2025-03-19T15:12:00Z">
        <w:r w:rsidR="E18D2162">
          <w:rPr>
            <w:rFonts w:ascii="宋体" w:cs="宋体" w:hAnsi="宋体" w:hint="eastAsia"/>
            <w:color w:val="000000"/>
            <w:kern w:val="0"/>
            <w:sz w:val="24"/>
          </w:rPr>
          <w:t>SW2</w:t>
        </w:r>
      </w:ins>
      <w:ins w:id="28" w:author="李甘" w:date="2025-03-19T15:12:00Z">
        <w:r w:rsidR="909697A8">
          <w:rPr>
            <w:rFonts w:ascii="宋体" w:cs="宋体" w:hAnsi="宋体" w:hint="eastAsia"/>
            <w:color w:val="000000"/>
            <w:kern w:val="0"/>
            <w:sz w:val="24"/>
          </w:rPr>
          <w:t>为</w:t>
        </w:r>
      </w:ins>
      <w:ins w:id="29" w:author="李甘" w:date="2025-03-19T15:12:00Z">
        <w:r w:rsidR="969DD911">
          <w:rPr>
            <w:rFonts w:ascii="宋体" w:cs="宋体" w:hAnsi="宋体" w:hint="eastAsia"/>
            <w:color w:val="000000"/>
            <w:kern w:val="0"/>
            <w:sz w:val="24"/>
          </w:rPr>
          <w:t>三层</w:t>
        </w:r>
      </w:ins>
      <w:ins w:id="30" w:author="李甘" w:date="2025-03-19T15:12:00Z">
        <w:r w:rsidR="A0303EDC">
          <w:rPr>
            <w:rFonts w:ascii="宋体" w:cs="宋体" w:hAnsi="宋体" w:hint="eastAsia"/>
            <w:color w:val="000000"/>
            <w:kern w:val="0"/>
            <w:sz w:val="24"/>
          </w:rPr>
          <w:t>交换机</w:t>
        </w:r>
      </w:ins>
      <w:ins w:id="31" w:author="李甘" w:date="2025-03-19T15:12:00Z">
        <w:r w:rsidR="73A65ACB">
          <w:rPr>
            <w:rFonts w:ascii="宋体" w:cs="宋体" w:hAnsi="宋体" w:hint="eastAsia"/>
            <w:color w:val="000000"/>
            <w:kern w:val="0"/>
            <w:sz w:val="24"/>
          </w:rPr>
          <w:t>、</w:t>
        </w:r>
      </w:ins>
      <w:ins w:id="32" w:author="李甘" w:date="2025-03-19T15:12:00Z">
        <w:r w:rsidR="B1A024D5">
          <w:rPr>
            <w:rFonts w:ascii="宋体" w:cs="宋体" w:hAnsi="宋体" w:hint="eastAsia"/>
            <w:color w:val="000000"/>
            <w:kern w:val="0"/>
            <w:sz w:val="24"/>
          </w:rPr>
          <w:t>SW</w:t>
        </w:r>
      </w:ins>
      <w:ins w:id="33" w:author="李甘" w:date="2025-03-19T15:12:00Z">
        <w:r w:rsidR="FED0B80A">
          <w:rPr>
            <w:rFonts w:ascii="宋体" w:cs="宋体" w:hAnsi="宋体" w:hint="eastAsia"/>
            <w:color w:val="000000"/>
            <w:kern w:val="0"/>
            <w:sz w:val="24"/>
          </w:rPr>
          <w:t>3</w:t>
        </w:r>
      </w:ins>
      <w:ins w:id="34" w:author="李甘" w:date="2025-03-19T15:12:00Z">
        <w:r w:rsidR="CD32EBC5">
          <w:rPr>
            <w:rFonts w:ascii="宋体" w:cs="宋体" w:hAnsi="宋体" w:hint="eastAsia"/>
            <w:color w:val="000000"/>
            <w:kern w:val="0"/>
            <w:sz w:val="24"/>
          </w:rPr>
          <w:t>和</w:t>
        </w:r>
      </w:ins>
      <w:ins w:id="35" w:author="李甘" w:date="2025-03-19T15:12:00Z">
        <w:r w:rsidR="6ECA91FB">
          <w:rPr>
            <w:rFonts w:ascii="宋体" w:cs="宋体" w:hAnsi="宋体" w:hint="eastAsia"/>
            <w:color w:val="000000"/>
            <w:kern w:val="0"/>
            <w:sz w:val="24"/>
          </w:rPr>
          <w:t>SW</w:t>
        </w:r>
      </w:ins>
      <w:ins w:id="36" w:author="李甘" w:date="2025-03-19T15:12:00Z">
        <w:r w:rsidR="17910C46">
          <w:rPr>
            <w:rFonts w:ascii="宋体" w:cs="宋体" w:hAnsi="宋体" w:hint="eastAsia"/>
            <w:color w:val="000000"/>
            <w:kern w:val="0"/>
            <w:sz w:val="24"/>
          </w:rPr>
          <w:t>4</w:t>
        </w:r>
      </w:ins>
      <w:ins w:id="37" w:author="李甘" w:date="2025-03-19T15:12:00Z">
        <w:r w:rsidR="49C3F136">
          <w:rPr>
            <w:rFonts w:ascii="宋体" w:cs="宋体" w:hAnsi="宋体" w:hint="eastAsia"/>
            <w:color w:val="000000"/>
            <w:kern w:val="0"/>
            <w:sz w:val="24"/>
          </w:rPr>
          <w:t>为</w:t>
        </w:r>
      </w:ins>
      <w:ins w:id="38" w:author="李甘" w:date="2025-03-19T15:12:00Z">
        <w:r w:rsidR="61676857">
          <w:rPr>
            <w:rFonts w:ascii="宋体" w:cs="宋体" w:hAnsi="宋体" w:hint="eastAsia"/>
            <w:color w:val="000000"/>
            <w:kern w:val="0"/>
            <w:sz w:val="24"/>
          </w:rPr>
          <w:t>二层</w:t>
        </w:r>
      </w:ins>
      <w:ins w:id="39" w:author="李甘" w:date="2025-03-19T15:12:00Z">
        <w:r w:rsidR="54AF0659">
          <w:rPr>
            <w:rFonts w:ascii="宋体" w:cs="宋体" w:hAnsi="宋体" w:hint="eastAsia"/>
            <w:color w:val="000000"/>
            <w:kern w:val="0"/>
            <w:sz w:val="24"/>
          </w:rPr>
          <w:t>交换机</w:t>
        </w:r>
      </w:ins>
      <w:ins w:id="40" w:author="李甘" w:date="2025-03-19T15:13:00Z">
        <w:r w:rsidR="85A59273">
          <w:rPr>
            <w:rFonts w:ascii="宋体" w:cs="宋体" w:hAnsi="宋体" w:hint="eastAsia"/>
            <w:color w:val="000000"/>
            <w:kern w:val="0"/>
            <w:sz w:val="24"/>
          </w:rPr>
          <w:t>。</w:t>
        </w:r>
      </w:ins>
      <w:ins w:id="41" w:author="李甘" w:date="2025-03-19T15:13:00Z">
        <w:r w:rsidR="AD180F40">
          <w:rPr>
            <w:rFonts w:ascii="宋体" w:cs="宋体" w:hAnsi="宋体" w:hint="eastAsia"/>
            <w:color w:val="000000"/>
            <w:kern w:val="0"/>
            <w:sz w:val="24"/>
          </w:rPr>
          <w:t>所以</w:t>
        </w:r>
      </w:ins>
      <w:ins w:id="42" w:author="李甘" w:date="2025-03-19T15:13:00Z">
        <w:r w:rsidR="798BECF0">
          <w:rPr>
            <w:rFonts w:ascii="宋体" w:cs="宋体" w:hAnsi="宋体" w:hint="eastAsia"/>
            <w:color w:val="000000"/>
            <w:kern w:val="0"/>
            <w:sz w:val="24"/>
          </w:rPr>
          <w:t>图中</w:t>
        </w:r>
      </w:ins>
      <w:ins w:id="43" w:author="李甘" w:date="2025-03-19T15:13:00Z">
        <w:r w:rsidR="0EB2B5F0">
          <w:rPr>
            <w:rFonts w:ascii="宋体" w:cs="宋体" w:hAnsi="宋体" w:hint="eastAsia"/>
            <w:color w:val="000000"/>
            <w:kern w:val="0"/>
            <w:sz w:val="24"/>
          </w:rPr>
          <w:t>的</w:t>
        </w:r>
      </w:ins>
      <w:ins w:id="44" w:author="李甘" w:date="2025-03-19T15:13:00Z">
        <w:r w:rsidR="35CC05FB">
          <w:rPr>
            <w:rFonts w:ascii="宋体" w:cs="宋体" w:hAnsi="宋体" w:hint="eastAsia"/>
            <w:color w:val="000000"/>
            <w:kern w:val="0"/>
            <w:sz w:val="24"/>
          </w:rPr>
          <w:t>SW</w:t>
        </w:r>
      </w:ins>
      <w:ins w:id="45" w:author="李甘" w:date="2025-03-19T15:13:00Z">
        <w:r w:rsidR="61F71974">
          <w:rPr>
            <w:rFonts w:ascii="宋体" w:cs="宋体" w:hAnsi="宋体" w:hint="eastAsia"/>
            <w:color w:val="000000"/>
            <w:kern w:val="0"/>
            <w:sz w:val="24"/>
          </w:rPr>
          <w:t>1</w:t>
        </w:r>
      </w:ins>
      <w:ins w:id="46" w:author="李甘" w:date="2025-03-19T15:13:00Z">
        <w:r w:rsidR="F1E26EF1">
          <w:rPr>
            <w:rFonts w:ascii="宋体" w:cs="宋体" w:hAnsi="宋体" w:hint="eastAsia"/>
            <w:color w:val="000000"/>
            <w:kern w:val="0"/>
            <w:sz w:val="24"/>
          </w:rPr>
          <w:t>实际上</w:t>
        </w:r>
      </w:ins>
      <w:ins w:id="47" w:author="李甘" w:date="2025-03-19T15:13:00Z">
        <w:r w:rsidR="DEAF1E3B">
          <w:rPr>
            <w:rFonts w:ascii="宋体" w:cs="宋体" w:hAnsi="宋体" w:hint="eastAsia"/>
            <w:color w:val="000000"/>
            <w:kern w:val="0"/>
            <w:sz w:val="24"/>
          </w:rPr>
          <w:t>应该</w:t>
        </w:r>
      </w:ins>
      <w:ins w:id="48" w:author="李甘" w:date="2025-03-19T15:13:00Z">
        <w:r w:rsidR="8A3551E9">
          <w:rPr>
            <w:rFonts w:ascii="宋体" w:cs="宋体" w:hAnsi="宋体" w:hint="eastAsia"/>
            <w:color w:val="000000"/>
            <w:kern w:val="0"/>
            <w:sz w:val="24"/>
          </w:rPr>
          <w:t>使用</w:t>
        </w:r>
      </w:ins>
      <w:ins w:id="49" w:author="李甘" w:date="2025-03-19T15:13:00Z">
        <w:r w:rsidR="F1BBF2B6">
          <w:rPr>
            <w:rFonts w:ascii="宋体" w:cs="宋体" w:hAnsi="宋体" w:hint="eastAsia"/>
            <w:color w:val="000000"/>
            <w:kern w:val="0"/>
            <w:sz w:val="24"/>
          </w:rPr>
          <w:t>SW</w:t>
        </w:r>
      </w:ins>
      <w:ins w:id="50" w:author="李甘" w:date="2025-03-19T15:13:00Z">
        <w:r w:rsidR="89B346A1">
          <w:rPr>
            <w:rFonts w:ascii="宋体" w:cs="宋体" w:hAnsi="宋体" w:hint="eastAsia"/>
            <w:color w:val="000000"/>
            <w:kern w:val="0"/>
            <w:sz w:val="24"/>
          </w:rPr>
          <w:t>1</w:t>
        </w:r>
      </w:ins>
      <w:ins w:id="51" w:author="李甘" w:date="2025-03-19T15:13:00Z">
        <w:r w:rsidR="84D3B643">
          <w:rPr>
            <w:rFonts w:ascii="宋体" w:cs="宋体" w:hAnsi="宋体" w:hint="eastAsia"/>
            <w:color w:val="000000"/>
            <w:kern w:val="0"/>
            <w:sz w:val="24"/>
          </w:rPr>
          <w:t>设备，</w:t>
        </w:r>
      </w:ins>
      <w:ins w:id="52" w:author="李甘" w:date="2025-03-19T15:13:00Z">
        <w:r w:rsidR="3DE5F038">
          <w:rPr>
            <w:rFonts w:ascii="宋体" w:cs="宋体" w:hAnsi="宋体" w:hint="eastAsia"/>
            <w:color w:val="000000"/>
            <w:kern w:val="0"/>
            <w:sz w:val="24"/>
          </w:rPr>
          <w:t>图中的</w:t>
        </w:r>
      </w:ins>
      <w:ins w:id="53" w:author="李甘" w:date="2025-03-19T15:13:00Z">
        <w:r w:rsidR="273C33B4">
          <w:rPr>
            <w:rFonts w:ascii="宋体" w:cs="宋体" w:hAnsi="宋体" w:hint="eastAsia"/>
            <w:color w:val="000000"/>
            <w:kern w:val="0"/>
            <w:sz w:val="24"/>
          </w:rPr>
          <w:t>SW</w:t>
        </w:r>
      </w:ins>
      <w:ins w:id="54" w:author="李甘" w:date="2025-03-19T15:13:00Z">
        <w:r w:rsidR="39B9CF51">
          <w:rPr>
            <w:rFonts w:ascii="宋体" w:cs="宋体" w:hAnsi="宋体" w:hint="eastAsia"/>
            <w:color w:val="000000"/>
            <w:kern w:val="0"/>
            <w:sz w:val="24"/>
          </w:rPr>
          <w:t>2</w:t>
        </w:r>
      </w:ins>
      <w:ins w:id="55" w:author="李甘" w:date="2025-03-19T15:13:00Z">
        <w:r w:rsidR="7CF675EB">
          <w:rPr>
            <w:rFonts w:ascii="宋体" w:cs="宋体" w:hAnsi="宋体" w:hint="eastAsia"/>
            <w:color w:val="000000"/>
            <w:kern w:val="0"/>
            <w:sz w:val="24"/>
          </w:rPr>
          <w:t>和</w:t>
        </w:r>
      </w:ins>
      <w:ins w:id="56" w:author="李甘" w:date="2025-03-19T15:13:00Z">
        <w:r w:rsidR="73050099">
          <w:rPr>
            <w:rFonts w:ascii="宋体" w:cs="宋体" w:hAnsi="宋体" w:hint="eastAsia"/>
            <w:color w:val="000000"/>
            <w:kern w:val="0"/>
            <w:sz w:val="24"/>
          </w:rPr>
          <w:t>SW3</w:t>
        </w:r>
      </w:ins>
      <w:ins w:id="57" w:author="李甘" w:date="2025-03-19T15:13:00Z">
        <w:r w:rsidR="2998F45F">
          <w:rPr>
            <w:rFonts w:ascii="宋体" w:cs="宋体" w:hAnsi="宋体" w:hint="eastAsia"/>
            <w:color w:val="000000"/>
            <w:kern w:val="0"/>
            <w:sz w:val="24"/>
          </w:rPr>
          <w:t>应该</w:t>
        </w:r>
      </w:ins>
      <w:ins w:id="58" w:author="李甘" w:date="2025-03-19T15:13:00Z">
        <w:r w:rsidR="82F865C1">
          <w:rPr>
            <w:rFonts w:ascii="宋体" w:cs="宋体" w:hAnsi="宋体" w:hint="eastAsia"/>
            <w:color w:val="000000"/>
            <w:kern w:val="0"/>
            <w:sz w:val="24"/>
          </w:rPr>
          <w:t>使用</w:t>
        </w:r>
      </w:ins>
      <w:ins w:id="59" w:author="李甘" w:date="2025-03-19T15:13:00Z">
        <w:r w:rsidR="4194FE8A">
          <w:rPr>
            <w:rFonts w:ascii="宋体" w:cs="宋体" w:hAnsi="宋体" w:hint="eastAsia"/>
            <w:color w:val="000000"/>
            <w:kern w:val="0"/>
            <w:sz w:val="24"/>
          </w:rPr>
          <w:t>SW</w:t>
        </w:r>
      </w:ins>
      <w:ins w:id="60" w:author="李甘" w:date="2025-03-19T15:13:00Z">
        <w:r w:rsidR="053F8772">
          <w:rPr>
            <w:rFonts w:ascii="宋体" w:cs="宋体" w:hAnsi="宋体" w:hint="eastAsia"/>
            <w:color w:val="000000"/>
            <w:kern w:val="0"/>
            <w:sz w:val="24"/>
          </w:rPr>
          <w:t>3</w:t>
        </w:r>
      </w:ins>
      <w:ins w:id="61" w:author="李甘" w:date="2025-03-19T15:13:00Z">
        <w:r w:rsidR="4ACE3896">
          <w:rPr>
            <w:rFonts w:ascii="宋体" w:cs="宋体" w:hAnsi="宋体" w:hint="eastAsia"/>
            <w:color w:val="000000"/>
            <w:kern w:val="0"/>
            <w:sz w:val="24"/>
          </w:rPr>
          <w:t>和</w:t>
        </w:r>
      </w:ins>
      <w:ins w:id="62" w:author="李甘" w:date="2025-03-19T15:13:00Z">
        <w:r w:rsidR="8B6368C2">
          <w:rPr>
            <w:rFonts w:ascii="宋体" w:cs="宋体" w:hAnsi="宋体" w:hint="eastAsia"/>
            <w:color w:val="000000"/>
            <w:kern w:val="0"/>
            <w:sz w:val="24"/>
          </w:rPr>
          <w:t>SW</w:t>
        </w:r>
      </w:ins>
      <w:ins w:id="63" w:author="李甘" w:date="2025-03-19T15:13:00Z">
        <w:r w:rsidR="F26738BA">
          <w:rPr>
            <w:rFonts w:ascii="宋体" w:cs="宋体" w:hAnsi="宋体" w:hint="eastAsia"/>
            <w:color w:val="000000"/>
            <w:kern w:val="0"/>
            <w:sz w:val="24"/>
          </w:rPr>
          <w:t>4</w:t>
        </w:r>
      </w:ins>
      <w:ins w:id="64" w:author="李甘" w:date="2025-03-19T15:13:00Z">
        <w:r w:rsidR="8772192A">
          <w:rPr>
            <w:rFonts w:ascii="宋体" w:cs="宋体" w:hAnsi="宋体" w:hint="eastAsia"/>
            <w:color w:val="000000"/>
            <w:kern w:val="0"/>
            <w:sz w:val="24"/>
          </w:rPr>
          <w:t>设备</w:t>
        </w:r>
      </w:ins>
      <w:ins w:id="65" w:author="李甘" w:date="2025-03-19T15:13:00Z">
        <w:r w:rsidR="537FF424">
          <w:rPr>
            <w:rFonts w:ascii="宋体" w:cs="宋体" w:hAnsi="宋体" w:hint="eastAsia"/>
            <w:color w:val="000000"/>
            <w:kern w:val="0"/>
            <w:sz w:val="24"/>
          </w:rPr>
          <w:t>。</w:t>
        </w:r>
      </w:ins>
    </w:p>
    <w:p w14:paraId="424EF970">
      <w:pPr>
        <w:pStyle w:val="style0"/>
        <w:spacing w:lineRule="auto" w:line="288"/>
        <w:ind w:left="1260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步骤二</w:t>
      </w:r>
    </w:p>
    <w:p w14:paraId="6AC4082A">
      <w:pPr>
        <w:pStyle w:val="style179"/>
        <w:numPr>
          <w:ilvl w:val="0"/>
          <w:numId w:val="2"/>
        </w:numPr>
        <w:spacing w:lineRule="auto" w:line="288"/>
        <w:ind w:firstLineChars="0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计算各台主机的首末 IP 地址</w:t>
      </w:r>
    </w:p>
    <w:p w14:paraId="7D7A2239">
      <w:pPr>
        <w:pStyle w:val="style179"/>
        <w:numPr>
          <w:ilvl w:val="0"/>
          <w:numId w:val="2"/>
        </w:numPr>
        <w:spacing w:lineRule="auto" w:line="288"/>
        <w:ind w:firstLineChars="0"/>
        <w:rPr>
          <w:ins w:id="66" w:author="曹景堃" w:date="2025-03-19T14:18:00Z"/>
          <w:rFonts w:ascii="黑体" w:cs="黑体" w:hAnsi="黑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配置好 Pc 及各个设备的各个端口 IP 地址</w:t>
      </w:r>
    </w:p>
    <w:p w14:paraId="6F6BF217">
      <w:pPr>
        <w:pStyle w:val="style179"/>
        <w:numPr>
          <w:ilvl w:val="-1"/>
          <w:numId w:val="0"/>
        </w:numPr>
        <w:spacing w:lineRule="auto" w:line="288"/>
        <w:ind w:left="2100" w:firstLine="0" w:firstLineChars="0"/>
        <w:rPr>
          <w:ins w:id="67" w:author="曹景堃" w:date="2025-03-19T14:19:00Z"/>
          <w:rFonts w:ascii="黑体" w:cs="黑体" w:hAnsi="黑体" w:hint="eastAsia"/>
          <w:color w:val="000000"/>
          <w:kern w:val="0"/>
          <w:sz w:val="24"/>
        </w:rPr>
        <w:pPrChange w:id="68" w:author="曹景堃" w:date="2025-03-19T14:19:00Z">
          <w:pPr>
            <w:pStyle w:val="style179"/>
            <w:numPr>
              <w:ilvl w:val="0"/>
              <w:numId w:val="2"/>
            </w:numPr>
            <w:spacing w:lineRule="auto" w:line="288"/>
            <w:ind w:firstLineChars="0"/>
          </w:pPr>
        </w:pPrChange>
      </w:pPr>
      <w:ins w:id="69" w:author="曹景堃" w:date="2025-03-19T14:19:00Z">
        <w:r w:rsidR="B9FED9EC">
          <w:rPr>
            <w:rFonts w:ascii="黑体" w:cs="黑体" w:hAnsi="黑体" w:hint="eastAsia"/>
            <w:color w:val="000000"/>
            <w:kern w:val="0"/>
            <w:sz w:val="24"/>
          </w:rPr>
          <w:t>PCa：</w:t>
        </w:r>
      </w:ins>
      <w:ins w:id="70" w:author="曹景堃" w:date="2025-03-19T14:19:00Z">
        <w:r w:rsidR="0D56ADB1">
          <w:rPr>
            <w:rFonts w:ascii="黑体" w:cs="黑体" w:hAnsi="黑体" w:hint="eastAsia"/>
            <w:color w:val="000000"/>
            <w:kern w:val="0"/>
            <w:sz w:val="24"/>
          </w:rPr>
          <w:t>192.168.1</w:t>
        </w:r>
      </w:ins>
      <w:ins w:id="71" w:author="曹景堃" w:date="2025-03-19T14:19:00Z">
        <w:r w:rsidR="8DF1904B">
          <w:rPr>
            <w:rFonts w:ascii="黑体" w:cs="黑体" w:hAnsi="黑体" w:hint="eastAsia"/>
            <w:color w:val="000000"/>
            <w:kern w:val="0"/>
            <w:sz w:val="24"/>
          </w:rPr>
          <w:t>2</w:t>
        </w:r>
      </w:ins>
      <w:ins w:id="72" w:author="曹景堃" w:date="2025-03-19T14:19:00Z">
        <w:r w:rsidR="90BED807">
          <w:rPr>
            <w:rFonts w:ascii="黑体" w:cs="黑体" w:hAnsi="黑体" w:hint="eastAsia"/>
            <w:color w:val="000000"/>
            <w:kern w:val="0"/>
            <w:sz w:val="24"/>
          </w:rPr>
          <w:t>4</w:t>
        </w:r>
      </w:ins>
      <w:ins w:id="73" w:author="曹景堃" w:date="2025-03-19T14:19:00Z">
        <w:r w:rsidR="DB6E6A62">
          <w:rPr>
            <w:rFonts w:ascii="黑体" w:cs="黑体" w:hAnsi="黑体" w:hint="eastAsia"/>
            <w:color w:val="000000"/>
            <w:kern w:val="0"/>
            <w:sz w:val="24"/>
          </w:rPr>
          <w:t>.10</w:t>
        </w:r>
      </w:ins>
      <w:ins w:id="74" w:author="曹景堃" w:date="2025-03-19T14:31:00Z">
        <w:r w:rsidR="95F86CE2">
          <w:rPr>
            <w:rFonts w:ascii="黑体" w:cs="黑体" w:hAnsi="黑体" w:hint="eastAsia"/>
            <w:color w:val="000000"/>
            <w:kern w:val="0"/>
            <w:sz w:val="24"/>
          </w:rPr>
          <w:t xml:space="preserve">  </w:t>
        </w:r>
      </w:ins>
      <w:ins w:id="75" w:author="曹景堃" w:date="2025-03-19T14:31:00Z">
        <w:r w:rsidR="A053292F">
          <w:rPr>
            <w:rFonts w:ascii="黑体" w:cs="黑体" w:hAnsi="黑体" w:hint="eastAsia"/>
            <w:color w:val="000000"/>
            <w:kern w:val="0"/>
            <w:sz w:val="24"/>
          </w:rPr>
          <w:t>默认网关</w:t>
        </w:r>
      </w:ins>
      <w:ins w:id="76" w:author="曹景堃" w:date="2025-03-19T14:31:00Z">
        <w:r w:rsidR="08C4FEC8">
          <w:rPr>
            <w:rFonts w:ascii="黑体" w:cs="黑体" w:hAnsi="黑体" w:hint="eastAsia"/>
            <w:color w:val="000000"/>
            <w:kern w:val="0"/>
            <w:sz w:val="24"/>
          </w:rPr>
          <w:t>：</w:t>
        </w:r>
      </w:ins>
      <w:ins w:id="77" w:author="曹景堃" w:date="2025-03-19T14:31:00Z">
        <w:r w:rsidR="4E98F53D">
          <w:rPr>
            <w:rFonts w:ascii="黑体" w:cs="黑体" w:hAnsi="黑体" w:hint="eastAsia"/>
            <w:color w:val="000000"/>
            <w:kern w:val="0"/>
            <w:sz w:val="24"/>
          </w:rPr>
          <w:t>192.16</w:t>
        </w:r>
      </w:ins>
      <w:ins w:id="78" w:author="曹景堃" w:date="2025-03-19T14:31:00Z">
        <w:r w:rsidR="D4D66431">
          <w:rPr>
            <w:rFonts w:ascii="黑体" w:cs="黑体" w:hAnsi="黑体" w:hint="eastAsia"/>
            <w:color w:val="000000"/>
            <w:kern w:val="0"/>
            <w:sz w:val="24"/>
          </w:rPr>
          <w:t>8.1</w:t>
        </w:r>
      </w:ins>
      <w:ins w:id="79" w:author="曹景堃" w:date="2025-03-19T14:31:00Z">
        <w:r w:rsidR="4B6D9B15">
          <w:rPr>
            <w:rFonts w:ascii="黑体" w:cs="黑体" w:hAnsi="黑体" w:hint="eastAsia"/>
            <w:color w:val="000000"/>
            <w:kern w:val="0"/>
            <w:sz w:val="24"/>
          </w:rPr>
          <w:t>24.1</w:t>
        </w:r>
      </w:ins>
    </w:p>
    <w:p w14:paraId="3458FF4F">
      <w:pPr>
        <w:pStyle w:val="style179"/>
        <w:numPr>
          <w:ilvl w:val="-1"/>
          <w:numId w:val="0"/>
        </w:numPr>
        <w:spacing w:lineRule="auto" w:line="288"/>
        <w:ind w:left="2100" w:firstLine="0" w:firstLineChars="0"/>
        <w:rPr>
          <w:ins w:id="80" w:author="曹景堃" w:date="2025-03-19T14:19:00Z"/>
          <w:rFonts w:ascii="黑体" w:cs="黑体" w:hAnsi="黑体" w:hint="eastAsia"/>
          <w:color w:val="000000"/>
          <w:kern w:val="0"/>
          <w:sz w:val="24"/>
        </w:rPr>
        <w:pPrChange w:id="81" w:author="曹景堃" w:date="2025-03-19T14:19:00Z">
          <w:pPr>
            <w:pStyle w:val="style179"/>
            <w:numPr>
              <w:ilvl w:val="0"/>
              <w:numId w:val="2"/>
            </w:numPr>
            <w:spacing w:lineRule="auto" w:line="288"/>
            <w:ind w:firstLineChars="0"/>
          </w:pPr>
        </w:pPrChange>
      </w:pPr>
      <w:ins w:id="82" w:author="曹景堃" w:date="2025-03-19T14:19:00Z">
        <w:r w:rsidR="D5D3AD26">
          <w:rPr>
            <w:rFonts w:ascii="黑体" w:cs="黑体" w:hAnsi="黑体" w:hint="eastAsia"/>
            <w:color w:val="000000"/>
            <w:kern w:val="0"/>
            <w:sz w:val="24"/>
          </w:rPr>
          <w:t>PC</w:t>
        </w:r>
      </w:ins>
      <w:ins w:id="83" w:author="曹景堃" w:date="2025-03-19T14:19:00Z">
        <w:r w:rsidR="5BCDF21C">
          <w:rPr>
            <w:rFonts w:ascii="黑体" w:cs="黑体" w:hAnsi="黑体" w:hint="eastAsia"/>
            <w:color w:val="000000"/>
            <w:kern w:val="0"/>
            <w:sz w:val="24"/>
          </w:rPr>
          <w:t>b</w:t>
        </w:r>
      </w:ins>
      <w:ins w:id="84" w:author="曹景堃" w:date="2025-03-19T14:19:00Z">
        <w:r w:rsidR="423FBD61">
          <w:rPr>
            <w:rFonts w:ascii="黑体" w:cs="黑体" w:hAnsi="黑体" w:hint="eastAsia"/>
            <w:color w:val="000000"/>
            <w:kern w:val="0"/>
            <w:sz w:val="24"/>
          </w:rPr>
          <w:t>：</w:t>
        </w:r>
      </w:ins>
      <w:ins w:id="85" w:author="曹景堃" w:date="2025-03-19T14:19:00Z">
        <w:r w:rsidR="BD2ED643">
          <w:rPr>
            <w:rFonts w:ascii="黑体" w:cs="黑体" w:hAnsi="黑体" w:hint="eastAsia"/>
            <w:color w:val="000000"/>
            <w:kern w:val="0"/>
            <w:sz w:val="24"/>
          </w:rPr>
          <w:t>192.168.112.10</w:t>
        </w:r>
      </w:ins>
      <w:ins w:id="86" w:author="曹景堃" w:date="2025-03-19T14:31:00Z">
        <w:r w:rsidR="FB01F677">
          <w:rPr>
            <w:rFonts w:ascii="黑体" w:cs="黑体" w:hAnsi="黑体" w:hint="eastAsia"/>
            <w:color w:val="000000"/>
            <w:kern w:val="0"/>
            <w:sz w:val="24"/>
          </w:rPr>
          <w:t xml:space="preserve">  </w:t>
        </w:r>
      </w:ins>
      <w:ins w:id="87" w:author="曹景堃" w:date="2025-03-19T14:31:00Z">
        <w:r w:rsidR="904DB2E4">
          <w:rPr>
            <w:rFonts w:ascii="黑体" w:cs="黑体" w:hAnsi="黑体" w:hint="eastAsia"/>
            <w:color w:val="000000"/>
            <w:kern w:val="0"/>
            <w:sz w:val="24"/>
          </w:rPr>
          <w:t>默认网关：</w:t>
        </w:r>
      </w:ins>
      <w:ins w:id="88" w:author="曹景堃" w:date="2025-03-19T14:31:00Z">
        <w:r w:rsidR="F90FCE29">
          <w:rPr>
            <w:rFonts w:ascii="黑体" w:cs="黑体" w:hAnsi="黑体" w:hint="eastAsia"/>
            <w:color w:val="000000"/>
            <w:kern w:val="0"/>
            <w:sz w:val="24"/>
          </w:rPr>
          <w:t>192</w:t>
        </w:r>
      </w:ins>
      <w:ins w:id="89" w:author="曹景堃" w:date="2025-03-19T14:31:00Z">
        <w:r w:rsidR="C43A0500">
          <w:rPr>
            <w:rFonts w:ascii="黑体" w:cs="黑体" w:hAnsi="黑体" w:hint="eastAsia"/>
            <w:color w:val="000000"/>
            <w:kern w:val="0"/>
            <w:sz w:val="24"/>
          </w:rPr>
          <w:t>.168.1</w:t>
        </w:r>
      </w:ins>
      <w:ins w:id="90" w:author="曹景堃" w:date="2025-03-19T14:32:00Z">
        <w:r w:rsidR="AFE88462">
          <w:rPr>
            <w:rFonts w:ascii="黑体" w:cs="黑体" w:hAnsi="黑体" w:hint="eastAsia"/>
            <w:color w:val="000000"/>
            <w:kern w:val="0"/>
            <w:sz w:val="24"/>
          </w:rPr>
          <w:t>1</w:t>
        </w:r>
      </w:ins>
      <w:ins w:id="91" w:author="曹景堃" w:date="2025-03-19T14:31:00Z">
        <w:r w:rsidR="CDD7DD1B">
          <w:rPr>
            <w:rFonts w:ascii="黑体" w:cs="黑体" w:hAnsi="黑体" w:hint="eastAsia"/>
            <w:color w:val="000000"/>
            <w:kern w:val="0"/>
            <w:sz w:val="24"/>
          </w:rPr>
          <w:t>2</w:t>
        </w:r>
      </w:ins>
      <w:ins w:id="92" w:author="曹景堃" w:date="2025-03-19T14:31:00Z">
        <w:r w:rsidR="82C26EF3">
          <w:rPr>
            <w:rFonts w:ascii="黑体" w:cs="黑体" w:hAnsi="黑体" w:hint="eastAsia"/>
            <w:color w:val="000000"/>
            <w:kern w:val="0"/>
            <w:sz w:val="24"/>
          </w:rPr>
          <w:t>.1</w:t>
        </w:r>
      </w:ins>
    </w:p>
    <w:p w14:paraId="7386C1C3">
      <w:pPr>
        <w:pStyle w:val="style179"/>
        <w:numPr>
          <w:ilvl w:val="-1"/>
          <w:numId w:val="0"/>
        </w:numPr>
        <w:spacing w:lineRule="auto" w:line="288"/>
        <w:ind w:left="2100" w:firstLine="0" w:firstLineChars="0"/>
        <w:rPr>
          <w:ins w:id="93" w:author="曹景堃" w:date="2025-03-19T14:19:00Z"/>
          <w:rFonts w:ascii="黑体" w:cs="黑体" w:hAnsi="黑体" w:hint="eastAsia"/>
          <w:color w:val="000000"/>
          <w:kern w:val="0"/>
          <w:sz w:val="24"/>
        </w:rPr>
        <w:pPrChange w:id="94" w:author="曹景堃" w:date="2025-03-19T14:19:00Z">
          <w:pPr>
            <w:pStyle w:val="style179"/>
            <w:numPr>
              <w:ilvl w:val="0"/>
              <w:numId w:val="2"/>
            </w:numPr>
            <w:spacing w:lineRule="auto" w:line="288"/>
            <w:ind w:firstLineChars="0"/>
          </w:pPr>
        </w:pPrChange>
      </w:pPr>
      <w:ins w:id="95" w:author="曹景堃" w:date="2025-03-19T14:19:00Z">
        <w:r w:rsidR="E8E30358">
          <w:rPr>
            <w:rFonts w:ascii="黑体" w:cs="黑体" w:hAnsi="黑体" w:hint="eastAsia"/>
            <w:color w:val="000000"/>
            <w:kern w:val="0"/>
            <w:sz w:val="24"/>
          </w:rPr>
          <w:t>PCc</w:t>
        </w:r>
      </w:ins>
      <w:ins w:id="96" w:author="曹景堃" w:date="2025-03-19T14:19:00Z">
        <w:r w:rsidR="32912F97">
          <w:rPr>
            <w:rFonts w:ascii="黑体" w:cs="黑体" w:hAnsi="黑体" w:hint="eastAsia"/>
            <w:color w:val="000000"/>
            <w:kern w:val="0"/>
            <w:sz w:val="24"/>
          </w:rPr>
          <w:t>：</w:t>
        </w:r>
      </w:ins>
      <w:ins w:id="97" w:author="曹景堃" w:date="2025-03-19T14:19:00Z">
        <w:r w:rsidR="62B712DD">
          <w:rPr>
            <w:rFonts w:ascii="黑体" w:cs="黑体" w:hAnsi="黑体" w:hint="eastAsia"/>
            <w:color w:val="000000"/>
            <w:kern w:val="0"/>
            <w:sz w:val="24"/>
          </w:rPr>
          <w:t>192.168.12</w:t>
        </w:r>
      </w:ins>
      <w:ins w:id="98" w:author="曹景堃" w:date="2025-03-19T14:19:00Z">
        <w:r w:rsidR="0C5D40F2">
          <w:rPr>
            <w:rFonts w:ascii="黑体" w:cs="黑体" w:hAnsi="黑体" w:hint="eastAsia"/>
            <w:color w:val="000000"/>
            <w:kern w:val="0"/>
            <w:sz w:val="24"/>
          </w:rPr>
          <w:t>5</w:t>
        </w:r>
      </w:ins>
      <w:ins w:id="99" w:author="曹景堃" w:date="2025-03-19T14:19:00Z">
        <w:r w:rsidR="F9D48C27">
          <w:rPr>
            <w:rFonts w:ascii="黑体" w:cs="黑体" w:hAnsi="黑体" w:hint="eastAsia"/>
            <w:color w:val="000000"/>
            <w:kern w:val="0"/>
            <w:sz w:val="24"/>
          </w:rPr>
          <w:t>.</w:t>
        </w:r>
      </w:ins>
      <w:ins w:id="100" w:author="曹景堃" w:date="2025-03-19T14:19:00Z">
        <w:r w:rsidR="AA1ED089">
          <w:rPr>
            <w:rFonts w:ascii="黑体" w:cs="黑体" w:hAnsi="黑体" w:hint="eastAsia"/>
            <w:color w:val="000000"/>
            <w:kern w:val="0"/>
            <w:sz w:val="24"/>
          </w:rPr>
          <w:t>10</w:t>
        </w:r>
      </w:ins>
      <w:ins w:id="101" w:author="曹景堃" w:date="2025-03-19T14:31:00Z">
        <w:r w:rsidR="B0547E5E">
          <w:rPr>
            <w:rFonts w:ascii="黑体" w:cs="黑体" w:hAnsi="黑体" w:hint="eastAsia"/>
            <w:color w:val="000000"/>
            <w:kern w:val="0"/>
            <w:sz w:val="24"/>
          </w:rPr>
          <w:t xml:space="preserve">  </w:t>
        </w:r>
      </w:ins>
      <w:ins w:id="102" w:author="曹景堃" w:date="2025-03-19T14:31:00Z">
        <w:r w:rsidR="D6D65EE3">
          <w:rPr>
            <w:rFonts w:ascii="黑体" w:cs="黑体" w:hAnsi="黑体" w:hint="eastAsia"/>
            <w:color w:val="000000"/>
            <w:kern w:val="0"/>
            <w:sz w:val="24"/>
          </w:rPr>
          <w:t>默认网关：</w:t>
        </w:r>
      </w:ins>
      <w:ins w:id="103" w:author="曹景堃" w:date="2025-03-19T14:31:00Z">
        <w:r w:rsidR="482E7064">
          <w:rPr>
            <w:rFonts w:ascii="黑体" w:cs="黑体" w:hAnsi="黑体" w:hint="eastAsia"/>
            <w:color w:val="000000"/>
            <w:kern w:val="0"/>
            <w:sz w:val="24"/>
          </w:rPr>
          <w:t>1</w:t>
        </w:r>
      </w:ins>
      <w:ins w:id="104" w:author="曹景堃" w:date="2025-03-19T14:31:00Z">
        <w:r w:rsidR="6260C4A6">
          <w:rPr>
            <w:rFonts w:ascii="黑体" w:cs="黑体" w:hAnsi="黑体" w:hint="eastAsia"/>
            <w:color w:val="000000"/>
            <w:kern w:val="0"/>
            <w:sz w:val="24"/>
          </w:rPr>
          <w:t>92.168.</w:t>
        </w:r>
      </w:ins>
      <w:ins w:id="105" w:author="曹景堃" w:date="2025-03-19T14:32:00Z">
        <w:r w:rsidR="5F2DAF2D">
          <w:rPr>
            <w:rFonts w:ascii="黑体" w:cs="黑体" w:hAnsi="黑体" w:hint="eastAsia"/>
            <w:color w:val="000000"/>
            <w:kern w:val="0"/>
            <w:sz w:val="24"/>
          </w:rPr>
          <w:t>12</w:t>
        </w:r>
      </w:ins>
      <w:ins w:id="106" w:author="曹景堃" w:date="2025-03-19T14:32:00Z">
        <w:r w:rsidR="2DFDD494">
          <w:rPr>
            <w:rFonts w:ascii="黑体" w:cs="黑体" w:hAnsi="黑体" w:hint="eastAsia"/>
            <w:color w:val="000000"/>
            <w:kern w:val="0"/>
            <w:sz w:val="24"/>
          </w:rPr>
          <w:t>5.</w:t>
        </w:r>
      </w:ins>
      <w:ins w:id="107" w:author="曹景堃" w:date="2025-03-19T14:32:00Z">
        <w:r w:rsidR="A4AA0ACC">
          <w:rPr>
            <w:rFonts w:ascii="黑体" w:cs="黑体" w:hAnsi="黑体" w:hint="eastAsia"/>
            <w:color w:val="000000"/>
            <w:kern w:val="0"/>
            <w:sz w:val="24"/>
          </w:rPr>
          <w:t>1</w:t>
        </w:r>
      </w:ins>
    </w:p>
    <w:p w14:paraId="017C7F06">
      <w:pPr>
        <w:pStyle w:val="style179"/>
        <w:numPr>
          <w:ilvl w:val="-1"/>
          <w:numId w:val="0"/>
        </w:numPr>
        <w:spacing w:lineRule="auto" w:line="288"/>
        <w:ind w:left="2100" w:firstLine="0" w:firstLineChars="0"/>
        <w:rPr>
          <w:rFonts w:ascii="黑体" w:cs="黑体" w:hAnsi="黑体" w:hint="eastAsia"/>
          <w:color w:val="000000"/>
          <w:kern w:val="0"/>
          <w:sz w:val="24"/>
        </w:rPr>
        <w:pPrChange w:id="108" w:author="曹景堃" w:date="2025-03-19T14:19:00Z">
          <w:pPr>
            <w:pStyle w:val="style179"/>
            <w:numPr>
              <w:ilvl w:val="0"/>
              <w:numId w:val="2"/>
            </w:numPr>
            <w:spacing w:lineRule="auto" w:line="288"/>
            <w:ind w:firstLineChars="0"/>
          </w:pPr>
        </w:pPrChange>
      </w:pPr>
      <w:ins w:id="109" w:author="曹景堃" w:date="2025-03-19T14:19:00Z">
        <w:r w:rsidR="679BBA6C">
          <w:rPr>
            <w:rFonts w:ascii="黑体" w:cs="黑体" w:hAnsi="黑体" w:hint="eastAsia"/>
            <w:color w:val="000000"/>
            <w:kern w:val="0"/>
            <w:sz w:val="24"/>
          </w:rPr>
          <w:t>PCd</w:t>
        </w:r>
      </w:ins>
      <w:ins w:id="110" w:author="曹景堃" w:date="2025-03-19T14:19:00Z">
        <w:r w:rsidR="32FAF2AA">
          <w:rPr>
            <w:rFonts w:ascii="黑体" w:cs="黑体" w:hAnsi="黑体" w:hint="eastAsia"/>
            <w:color w:val="000000"/>
            <w:kern w:val="0"/>
            <w:sz w:val="24"/>
          </w:rPr>
          <w:t>：</w:t>
        </w:r>
      </w:ins>
      <w:ins w:id="111" w:author="曹景堃" w:date="2025-03-19T14:19:00Z">
        <w:r w:rsidR="D177CCD0">
          <w:rPr>
            <w:rFonts w:ascii="黑体" w:cs="黑体" w:hAnsi="黑体" w:hint="eastAsia"/>
            <w:color w:val="000000"/>
            <w:kern w:val="0"/>
            <w:sz w:val="24"/>
          </w:rPr>
          <w:t>192.168.</w:t>
        </w:r>
      </w:ins>
      <w:ins w:id="112" w:author="曹景堃" w:date="2025-03-19T14:19:00Z">
        <w:r w:rsidR="A23A2615">
          <w:rPr>
            <w:rFonts w:ascii="黑体" w:cs="黑体" w:hAnsi="黑体" w:hint="eastAsia"/>
            <w:color w:val="000000"/>
            <w:kern w:val="0"/>
            <w:sz w:val="24"/>
          </w:rPr>
          <w:t>120.10</w:t>
        </w:r>
      </w:ins>
      <w:ins w:id="113" w:author="曹景堃" w:date="2025-03-19T14:32:00Z">
        <w:r w:rsidR="67AB1A12">
          <w:rPr>
            <w:rFonts w:ascii="黑体" w:cs="黑体" w:hAnsi="黑体" w:hint="eastAsia"/>
            <w:color w:val="000000"/>
            <w:kern w:val="0"/>
            <w:sz w:val="24"/>
          </w:rPr>
          <w:t xml:space="preserve">  </w:t>
        </w:r>
      </w:ins>
      <w:ins w:id="114" w:author="曹景堃" w:date="2025-03-19T14:32:00Z">
        <w:r w:rsidR="A0DF5CEE">
          <w:rPr>
            <w:rFonts w:ascii="黑体" w:cs="黑体" w:hAnsi="黑体" w:hint="eastAsia"/>
            <w:color w:val="000000"/>
            <w:kern w:val="0"/>
            <w:sz w:val="24"/>
          </w:rPr>
          <w:t>默认网关</w:t>
        </w:r>
      </w:ins>
      <w:ins w:id="115" w:author="曹景堃" w:date="2025-03-19T14:32:00Z">
        <w:r w:rsidR="B304ECAC">
          <w:rPr>
            <w:rFonts w:ascii="黑体" w:cs="黑体" w:hAnsi="黑体" w:hint="eastAsia"/>
            <w:color w:val="000000"/>
            <w:kern w:val="0"/>
            <w:sz w:val="24"/>
          </w:rPr>
          <w:t>：</w:t>
        </w:r>
      </w:ins>
      <w:ins w:id="116" w:author="曹景堃" w:date="2025-03-19T14:32:00Z">
        <w:r w:rsidR="CC2D3076">
          <w:rPr>
            <w:rFonts w:ascii="黑体" w:cs="黑体" w:hAnsi="黑体" w:hint="eastAsia"/>
            <w:color w:val="000000"/>
            <w:kern w:val="0"/>
            <w:sz w:val="24"/>
          </w:rPr>
          <w:t>192.1</w:t>
        </w:r>
      </w:ins>
      <w:ins w:id="117" w:author="曹景堃" w:date="2025-03-19T14:32:00Z">
        <w:r w:rsidR="B47CDB22">
          <w:rPr>
            <w:rFonts w:ascii="黑体" w:cs="黑体" w:hAnsi="黑体" w:hint="eastAsia"/>
            <w:color w:val="000000"/>
            <w:kern w:val="0"/>
            <w:sz w:val="24"/>
          </w:rPr>
          <w:t>68.120.1</w:t>
        </w:r>
      </w:ins>
    </w:p>
    <w:p w14:paraId="517FE549">
      <w:pPr>
        <w:pStyle w:val="style0"/>
        <w:spacing w:lineRule="auto" w:line="288"/>
        <w:ind w:left="1260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步骤三</w:t>
      </w:r>
    </w:p>
    <w:p w14:paraId="328BEFAC">
      <w:pPr>
        <w:pStyle w:val="style179"/>
        <w:numPr>
          <w:ilvl w:val="0"/>
          <w:numId w:val="3"/>
        </w:numPr>
        <w:autoSpaceDE w:val="false"/>
        <w:autoSpaceDN w:val="false"/>
        <w:adjustRightInd w:val="false"/>
        <w:spacing w:lineRule="auto" w:line="288"/>
        <w:ind w:firstLineChars="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 xml:space="preserve">配置各个 </w:t>
      </w:r>
      <w:r>
        <w:rPr>
          <w:color w:val="000000"/>
          <w:kern w:val="0"/>
          <w:sz w:val="24"/>
        </w:rPr>
        <w:t xml:space="preserve">VLAN </w:t>
      </w:r>
      <w:r>
        <w:rPr>
          <w:rFonts w:ascii="宋体" w:cs="宋体" w:hAnsi="宋体"/>
          <w:color w:val="000000"/>
          <w:kern w:val="0"/>
          <w:sz w:val="24"/>
        </w:rPr>
        <w:t xml:space="preserve">并将端口添加到相应 </w:t>
      </w:r>
      <w:r>
        <w:rPr>
          <w:color w:val="000000"/>
          <w:kern w:val="0"/>
          <w:sz w:val="24"/>
        </w:rPr>
        <w:t xml:space="preserve">VLAN </w:t>
      </w:r>
      <w:r>
        <w:rPr>
          <w:rFonts w:ascii="宋体" w:cs="宋体" w:hAnsi="宋体"/>
          <w:color w:val="000000"/>
          <w:kern w:val="0"/>
          <w:sz w:val="24"/>
        </w:rPr>
        <w:t>中</w:t>
      </w:r>
    </w:p>
    <w:p w14:paraId="3D765E45">
      <w:pPr>
        <w:pStyle w:val="style179"/>
        <w:numPr>
          <w:ilvl w:val="0"/>
          <w:numId w:val="3"/>
        </w:numPr>
        <w:autoSpaceDE w:val="false"/>
        <w:autoSpaceDN w:val="false"/>
        <w:adjustRightInd w:val="false"/>
        <w:spacing w:lineRule="auto" w:line="288"/>
        <w:ind w:firstLineChars="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 xml:space="preserve">在三层交换机上配置 </w:t>
      </w:r>
      <w:r>
        <w:rPr>
          <w:color w:val="000000"/>
          <w:kern w:val="0"/>
          <w:sz w:val="24"/>
        </w:rPr>
        <w:t xml:space="preserve">VLAN </w:t>
      </w:r>
      <w:r>
        <w:rPr>
          <w:rFonts w:ascii="宋体" w:cs="宋体" w:hAnsi="宋体"/>
          <w:color w:val="000000"/>
          <w:kern w:val="0"/>
          <w:sz w:val="24"/>
        </w:rPr>
        <w:t xml:space="preserve">的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>地址</w:t>
      </w:r>
    </w:p>
    <w:p w14:paraId="010B4D2B">
      <w:pPr>
        <w:pStyle w:val="style179"/>
        <w:numPr>
          <w:ilvl w:val="0"/>
          <w:numId w:val="3"/>
        </w:numPr>
        <w:autoSpaceDE w:val="false"/>
        <w:autoSpaceDN w:val="false"/>
        <w:adjustRightInd w:val="false"/>
        <w:spacing w:lineRule="auto" w:line="288"/>
        <w:ind w:firstLineChars="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 xml:space="preserve">配置 </w:t>
      </w:r>
      <w:r>
        <w:rPr>
          <w:color w:val="000000"/>
          <w:kern w:val="0"/>
          <w:sz w:val="24"/>
        </w:rPr>
        <w:t xml:space="preserve">SW1 </w:t>
      </w:r>
      <w:r>
        <w:rPr>
          <w:rFonts w:ascii="宋体" w:cs="宋体" w:hAnsi="宋体"/>
          <w:color w:val="000000"/>
          <w:kern w:val="0"/>
          <w:sz w:val="24"/>
        </w:rPr>
        <w:t xml:space="preserve">的 </w:t>
      </w:r>
      <w:r>
        <w:rPr>
          <w:color w:val="000000"/>
          <w:kern w:val="0"/>
          <w:sz w:val="24"/>
        </w:rPr>
        <w:t>E1/0/1</w:t>
      </w:r>
      <w:r>
        <w:rPr>
          <w:rFonts w:ascii="宋体" w:cs="宋体" w:hAnsi="宋体"/>
          <w:color w:val="000000"/>
          <w:kern w:val="0"/>
          <w:sz w:val="24"/>
        </w:rPr>
        <w:t>，</w:t>
      </w:r>
      <w:r>
        <w:rPr>
          <w:color w:val="000000"/>
          <w:kern w:val="0"/>
          <w:sz w:val="24"/>
        </w:rPr>
        <w:t xml:space="preserve">E1/0/2 </w:t>
      </w:r>
      <w:r>
        <w:rPr>
          <w:rFonts w:ascii="宋体" w:cs="宋体" w:hAnsi="宋体"/>
          <w:color w:val="000000"/>
          <w:kern w:val="0"/>
          <w:sz w:val="24"/>
        </w:rPr>
        <w:t>端口，</w:t>
      </w:r>
      <w:r>
        <w:rPr>
          <w:color w:val="000000"/>
          <w:kern w:val="0"/>
          <w:sz w:val="24"/>
        </w:rPr>
        <w:t xml:space="preserve">SW2 </w:t>
      </w:r>
      <w:r>
        <w:rPr>
          <w:rFonts w:ascii="宋体" w:cs="宋体" w:hAnsi="宋体"/>
          <w:color w:val="000000"/>
          <w:kern w:val="0"/>
          <w:sz w:val="24"/>
        </w:rPr>
        <w:t xml:space="preserve">的 </w:t>
      </w:r>
      <w:r>
        <w:rPr>
          <w:color w:val="000000"/>
          <w:kern w:val="0"/>
          <w:sz w:val="24"/>
        </w:rPr>
        <w:t>E1/0/1</w:t>
      </w:r>
      <w:r>
        <w:rPr>
          <w:rFonts w:ascii="宋体" w:cs="宋体" w:hAnsi="宋体"/>
          <w:color w:val="000000"/>
          <w:kern w:val="0"/>
          <w:sz w:val="24"/>
        </w:rPr>
        <w:t>，</w:t>
      </w:r>
      <w:r>
        <w:rPr>
          <w:color w:val="000000"/>
          <w:kern w:val="0"/>
          <w:sz w:val="24"/>
        </w:rPr>
        <w:t xml:space="preserve">SW3 </w:t>
      </w:r>
      <w:r>
        <w:rPr>
          <w:rFonts w:ascii="宋体" w:cs="宋体" w:hAnsi="宋体"/>
          <w:color w:val="000000"/>
          <w:kern w:val="0"/>
          <w:sz w:val="24"/>
        </w:rPr>
        <w:t xml:space="preserve">的 </w:t>
      </w:r>
      <w:r>
        <w:rPr>
          <w:color w:val="000000"/>
          <w:kern w:val="0"/>
          <w:sz w:val="24"/>
        </w:rPr>
        <w:t xml:space="preserve">E1/0/1 </w:t>
      </w:r>
      <w:r>
        <w:rPr>
          <w:rFonts w:ascii="宋体" w:cs="宋体" w:hAnsi="宋体"/>
          <w:color w:val="000000"/>
          <w:kern w:val="0"/>
          <w:sz w:val="24"/>
        </w:rPr>
        <w:t xml:space="preserve">为 </w:t>
      </w:r>
      <w:r>
        <w:rPr>
          <w:color w:val="000000"/>
          <w:kern w:val="0"/>
          <w:sz w:val="24"/>
        </w:rPr>
        <w:t>trunk</w:t>
      </w:r>
      <w:r>
        <w:rPr>
          <w:rFonts w:hint="eastAsia"/>
          <w:color w:val="000000"/>
          <w:kern w:val="0"/>
          <w:sz w:val="24"/>
        </w:rPr>
        <w:t>口</w:t>
      </w:r>
    </w:p>
    <w:p w14:paraId="299C24C4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24"/>
        </w:rPr>
      </w:pPr>
    </w:p>
    <w:p w14:paraId="663B4B3E">
      <w:pPr>
        <w:pStyle w:val="style0"/>
        <w:autoSpaceDE w:val="false"/>
        <w:autoSpaceDN w:val="false"/>
        <w:adjustRightInd w:val="false"/>
        <w:spacing w:lineRule="auto" w:line="288"/>
        <w:ind w:left="840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ascii="黑体" w:cs="黑体" w:hAnsi="黑体"/>
          <w:color w:val="000000"/>
          <w:kern w:val="0"/>
          <w:sz w:val="28"/>
          <w:szCs w:val="28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76200</wp:posOffset>
            </wp:positionH>
            <wp:positionV relativeFrom="paragraph">
              <wp:posOffset>438150</wp:posOffset>
            </wp:positionV>
            <wp:extent cx="5274310" cy="6800850"/>
            <wp:effectExtent l="0" t="0" r="2540" b="0"/>
            <wp:wrapTopAndBottom/>
            <wp:docPr id="1027" name="图片 1" descr="11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680085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黑体" w:cs="黑体" w:hAnsi="黑体"/>
          <w:color w:val="000000"/>
          <w:kern w:val="0"/>
          <w:sz w:val="28"/>
          <w:szCs w:val="28"/>
        </w:rPr>
        <w:t>13.1.6.</w:t>
      </w:r>
      <w:r>
        <w:rPr>
          <w:rFonts w:ascii="黑体" w:cs="黑体" w:hAnsi="黑体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实验配置与命令</w:t>
      </w:r>
    </w:p>
    <w:p w14:paraId="0BC27F47">
      <w:pPr>
        <w:pStyle w:val="style0"/>
        <w:autoSpaceDE w:val="false"/>
        <w:autoSpaceDN w:val="false"/>
        <w:adjustRightInd w:val="false"/>
        <w:spacing w:lineRule="auto" w:line="288"/>
        <w:ind w:left="840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  <w:del w:id="118" w:author="曹景堃" w:date="2025-03-19T14:30:00Z">
        <w:r w:rsidDel="327A6E77">
          <w:rPr>
            <w:rFonts w:ascii="黑体" w:cs="黑体" w:hAnsi="黑体" w:hint="eastAsia"/>
            <w:color w:val="000000"/>
            <w:kern w:val="0"/>
            <w:sz w:val="28"/>
            <w:szCs w:val="28"/>
          </w:rPr>
          <w:drawing>
            <wp:anchor distT="0" distB="0" distL="0" distR="0" simplePos="false" relativeHeight="3" behindDoc="false" locked="false" layoutInCell="true" allowOverlap="true">
              <wp:simplePos x="0" y="0"/>
              <wp:positionH relativeFrom="column">
                <wp:posOffset>66675</wp:posOffset>
              </wp:positionH>
              <wp:positionV relativeFrom="paragraph">
                <wp:posOffset>6833235</wp:posOffset>
              </wp:positionV>
              <wp:extent cx="5274310" cy="647700"/>
              <wp:effectExtent l="19050" t="0" r="2540" b="0"/>
              <wp:wrapTopAndBottom/>
              <wp:docPr id="1028" name="图片 2" descr="113.png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图片 2"/>
                      <pic:cNvPicPr/>
                    </pic:nvPicPr>
                    <pic:blipFill>
                      <a:blip r:embed="rId6" cstate="print"/>
                      <a:srcRect l="0" t="0" r="0" b="0"/>
                      <a:stretch/>
                    </pic:blipFill>
                    <pic:spPr>
                      <a:xfrm rot="0">
                        <a:off x="0" y="0"/>
                        <a:ext cx="5274310" cy="647700"/>
                      </a:xfrm>
                      <a:prstGeom prst="rect"/>
                    </pic:spPr>
                  </pic:pic>
                </a:graphicData>
              </a:graphic>
            </wp:anchor>
          </w:drawing>
        </w:r>
      </w:del>
    </w:p>
    <w:p w14:paraId="3F99783F">
      <w:pPr>
        <w:pStyle w:val="style0"/>
        <w:autoSpaceDE w:val="false"/>
        <w:autoSpaceDN w:val="false"/>
        <w:adjustRightInd w:val="false"/>
        <w:spacing w:lineRule="auto" w:line="288"/>
        <w:ind w:left="840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</w:p>
    <w:p w14:paraId="7DA6DE3A">
      <w:pPr>
        <w:pStyle w:val="style0"/>
        <w:autoSpaceDE w:val="false"/>
        <w:autoSpaceDN w:val="false"/>
        <w:adjustRightInd w:val="false"/>
        <w:spacing w:lineRule="auto" w:line="288"/>
        <w:ind w:left="840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</w:p>
    <w:p w14:paraId="05A85301">
      <w:pPr>
        <w:pStyle w:val="style0"/>
        <w:autoSpaceDE w:val="false"/>
        <w:autoSpaceDN w:val="false"/>
        <w:adjustRightInd w:val="false"/>
        <w:spacing w:lineRule="auto" w:line="288"/>
        <w:ind w:left="1133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关于静态路由：</w:t>
      </w:r>
    </w:p>
    <w:p w14:paraId="258511A0">
      <w:pPr>
        <w:pStyle w:val="style0"/>
        <w:autoSpaceDE w:val="false"/>
        <w:autoSpaceDN w:val="false"/>
        <w:adjustRightInd w:val="false"/>
        <w:spacing w:lineRule="auto" w:line="288"/>
        <w:ind w:left="713" w:firstLine="420"/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e.g </w:t>
      </w:r>
    </w:p>
    <w:p w14:paraId="7D01ECCE">
      <w:pPr>
        <w:pStyle w:val="style0"/>
        <w:autoSpaceDE w:val="false"/>
        <w:autoSpaceDN w:val="false"/>
        <w:adjustRightInd w:val="false"/>
        <w:spacing w:lineRule="auto" w:line="288"/>
        <w:ind w:left="1680"/>
        <w:jc w:val="left"/>
        <w:rPr>
          <w:b/>
          <w:bCs/>
          <w:color w:val="000000"/>
          <w:kern w:val="0"/>
          <w:sz w:val="22"/>
          <w:szCs w:val="22"/>
        </w:rPr>
      </w:pPr>
      <w:r>
        <w:rPr>
          <w:b/>
          <w:bCs/>
          <w:color w:val="000000"/>
          <w:kern w:val="0"/>
          <w:sz w:val="22"/>
          <w:szCs w:val="22"/>
        </w:rPr>
        <w:t>IP route-static</w:t>
      </w:r>
      <w:r>
        <w:rPr>
          <w:color w:val="000000"/>
          <w:kern w:val="0"/>
          <w:sz w:val="22"/>
          <w:szCs w:val="22"/>
        </w:rPr>
        <w:t xml:space="preserve"> 20.0.0.0 255.255.255.0(</w:t>
      </w:r>
      <w:r>
        <w:rPr>
          <w:rFonts w:ascii="宋体" w:cs="宋体" w:hAnsi="宋体"/>
          <w:color w:val="000000"/>
          <w:kern w:val="0"/>
          <w:sz w:val="22"/>
          <w:szCs w:val="22"/>
        </w:rPr>
        <w:t>添加的路由信息</w:t>
      </w:r>
      <w:r>
        <w:rPr>
          <w:color w:val="000000"/>
          <w:kern w:val="0"/>
          <w:sz w:val="22"/>
          <w:szCs w:val="22"/>
        </w:rPr>
        <w:t>) 10.0.0.2(</w:t>
      </w:r>
      <w:r>
        <w:rPr>
          <w:rFonts w:ascii="宋体" w:cs="宋体" w:hAnsi="宋体"/>
          <w:color w:val="000000"/>
          <w:kern w:val="0"/>
          <w:sz w:val="22"/>
          <w:szCs w:val="22"/>
        </w:rPr>
        <w:t>下一跳的地址</w:t>
      </w:r>
      <w:r>
        <w:rPr>
          <w:color w:val="000000"/>
          <w:kern w:val="0"/>
          <w:sz w:val="22"/>
          <w:szCs w:val="22"/>
        </w:rPr>
        <w:t>)</w:t>
      </w:r>
      <w:r>
        <w:rPr>
          <w:b/>
          <w:bCs/>
          <w:color w:val="000000"/>
          <w:kern w:val="0"/>
          <w:sz w:val="22"/>
          <w:szCs w:val="22"/>
        </w:rPr>
        <w:t xml:space="preserve"> </w:t>
      </w:r>
    </w:p>
    <w:p w14:paraId="4DE69831">
      <w:pPr>
        <w:pStyle w:val="style0"/>
        <w:autoSpaceDE w:val="false"/>
        <w:autoSpaceDN w:val="false"/>
        <w:adjustRightInd w:val="false"/>
        <w:spacing w:lineRule="auto" w:line="288"/>
        <w:ind w:left="1680"/>
        <w:jc w:val="left"/>
        <w:rPr>
          <w:rFonts w:ascii="宋体" w:cs="宋体" w:hAnsi="宋体"/>
          <w:color w:val="000000"/>
          <w:kern w:val="0"/>
          <w:sz w:val="22"/>
          <w:szCs w:val="22"/>
        </w:rPr>
      </w:pPr>
      <w:r>
        <w:rPr>
          <w:b/>
          <w:bCs/>
          <w:color w:val="000000"/>
          <w:kern w:val="0"/>
          <w:sz w:val="22"/>
          <w:szCs w:val="22"/>
        </w:rPr>
        <w:t>IP route-static</w:t>
      </w:r>
      <w:r>
        <w:rPr>
          <w:color w:val="000000"/>
          <w:kern w:val="0"/>
          <w:sz w:val="22"/>
          <w:szCs w:val="22"/>
        </w:rPr>
        <w:t xml:space="preserve"> 0.0.0.0 0.0.0.0(</w:t>
      </w:r>
      <w:r>
        <w:rPr>
          <w:rFonts w:ascii="宋体" w:cs="宋体" w:hAnsi="宋体"/>
          <w:color w:val="000000"/>
          <w:kern w:val="0"/>
          <w:sz w:val="22"/>
          <w:szCs w:val="22"/>
        </w:rPr>
        <w:t>添加的路由信息</w:t>
      </w:r>
      <w:r>
        <w:rPr>
          <w:color w:val="000000"/>
          <w:kern w:val="0"/>
          <w:sz w:val="22"/>
          <w:szCs w:val="22"/>
        </w:rPr>
        <w:t>) 10.0.0.2(</w:t>
      </w:r>
      <w:r>
        <w:rPr>
          <w:rFonts w:ascii="宋体" w:cs="宋体" w:hAnsi="宋体"/>
          <w:color w:val="000000"/>
          <w:kern w:val="0"/>
          <w:sz w:val="22"/>
          <w:szCs w:val="22"/>
        </w:rPr>
        <w:t>下一跳的地址</w:t>
      </w:r>
      <w:r>
        <w:rPr>
          <w:color w:val="000000"/>
          <w:kern w:val="0"/>
          <w:sz w:val="22"/>
          <w:szCs w:val="22"/>
        </w:rPr>
        <w:t>)</w:t>
      </w:r>
      <w:r>
        <w:rPr>
          <w:rFonts w:ascii="宋体" w:cs="宋体" w:hAnsi="宋体"/>
          <w:color w:val="000000"/>
          <w:kern w:val="0"/>
          <w:sz w:val="22"/>
          <w:szCs w:val="22"/>
        </w:rPr>
        <w:t>为添加缺省路由</w:t>
      </w:r>
    </w:p>
    <w:p w14:paraId="2269654C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24"/>
        </w:rPr>
      </w:pPr>
    </w:p>
    <w:p w14:paraId="405FD1C0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eastAsia="宋体" w:hAnsi="黑体" w:hint="eastAsia"/>
          <w:color w:val="000000"/>
          <w:kern w:val="0"/>
          <w:sz w:val="28"/>
          <w:szCs w:val="28"/>
        </w:rPr>
      </w:pP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13.1.7.</w:t>
      </w:r>
      <w:r>
        <w:rPr>
          <w:rFonts w:ascii="黑体" w:cs="黑体" w:hAnsi="黑体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实验结果分析与总结</w:t>
      </w:r>
      <w:ins w:id="119" w:author="刘保莉" w:date="2025-11-26T16:32:00Z">
        <w:r w:rsidR="202560B8">
          <w:rPr>
            <w:rFonts w:ascii="黑体" w:cs="黑体" w:hAnsi="黑体" w:hint="eastAsia"/>
            <w:color w:val="000000"/>
            <w:kern w:val="0"/>
            <w:sz w:val="28"/>
            <w:szCs w:val="28"/>
          </w:rPr>
          <w:t xml:space="preserve"> </w:t>
        </w:r>
      </w:ins>
    </w:p>
    <w:p w14:paraId="36FE94FB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</w:p>
    <w:p w14:paraId="5FA6400B">
      <w:pPr>
        <w:pStyle w:val="style0"/>
        <w:autoSpaceDE w:val="false"/>
        <w:autoSpaceDN w:val="false"/>
        <w:adjustRightInd w:val="false"/>
        <w:spacing w:lineRule="auto" w:line="288"/>
        <w:ind w:left="84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PCa</w:t>
      </w:r>
      <w:r>
        <w:rPr>
          <w:rFonts w:ascii="宋体" w:cs="宋体" w:hAnsi="宋体"/>
          <w:color w:val="000000"/>
          <w:kern w:val="0"/>
          <w:sz w:val="24"/>
        </w:rPr>
        <w:t>，</w:t>
      </w:r>
      <w:r>
        <w:rPr>
          <w:color w:val="000000"/>
          <w:kern w:val="0"/>
          <w:sz w:val="24"/>
        </w:rPr>
        <w:t>PCb</w:t>
      </w:r>
      <w:r>
        <w:rPr>
          <w:rFonts w:ascii="宋体" w:cs="宋体" w:hAnsi="宋体"/>
          <w:color w:val="000000"/>
          <w:kern w:val="0"/>
          <w:sz w:val="24"/>
        </w:rPr>
        <w:t>，</w:t>
      </w:r>
      <w:r>
        <w:rPr>
          <w:color w:val="000000"/>
          <w:kern w:val="0"/>
          <w:sz w:val="24"/>
        </w:rPr>
        <w:t>PCc</w:t>
      </w:r>
      <w:r>
        <w:rPr>
          <w:rFonts w:ascii="宋体" w:cs="宋体" w:hAnsi="宋体"/>
          <w:color w:val="000000"/>
          <w:kern w:val="0"/>
          <w:sz w:val="24"/>
        </w:rPr>
        <w:t>，</w:t>
      </w:r>
      <w:r>
        <w:rPr>
          <w:color w:val="000000"/>
          <w:kern w:val="0"/>
          <w:sz w:val="24"/>
        </w:rPr>
        <w:t xml:space="preserve">PCd </w:t>
      </w:r>
      <w:r>
        <w:rPr>
          <w:rFonts w:ascii="宋体" w:cs="宋体" w:hAnsi="宋体"/>
          <w:color w:val="000000"/>
          <w:kern w:val="0"/>
          <w:sz w:val="24"/>
        </w:rPr>
        <w:t xml:space="preserve">互相 </w:t>
      </w:r>
      <w:r>
        <w:rPr>
          <w:color w:val="000000"/>
          <w:kern w:val="0"/>
          <w:sz w:val="24"/>
        </w:rPr>
        <w:t>ping</w:t>
      </w:r>
      <w:r>
        <w:rPr>
          <w:rFonts w:ascii="宋体" w:cs="宋体" w:hAnsi="宋体"/>
          <w:color w:val="000000"/>
          <w:kern w:val="0"/>
          <w:sz w:val="24"/>
        </w:rPr>
        <w:t xml:space="preserve">，查看是否可以 </w:t>
      </w:r>
      <w:r>
        <w:rPr>
          <w:color w:val="000000"/>
          <w:kern w:val="0"/>
          <w:sz w:val="24"/>
        </w:rPr>
        <w:t xml:space="preserve">ping </w:t>
      </w:r>
      <w:r>
        <w:rPr>
          <w:rFonts w:ascii="宋体" w:cs="宋体" w:hAnsi="宋体"/>
          <w:color w:val="000000"/>
          <w:kern w:val="0"/>
          <w:sz w:val="24"/>
        </w:rPr>
        <w:t>通</w:t>
      </w:r>
      <w:r>
        <w:rPr>
          <w:rFonts w:ascii="宋体" w:cs="宋体" w:hAnsi="宋体" w:hint="eastAsia"/>
          <w:color w:val="000000"/>
          <w:kern w:val="0"/>
          <w:sz w:val="24"/>
        </w:rPr>
        <w:t>？</w:t>
      </w:r>
      <w:r>
        <w:rPr>
          <w:rFonts w:ascii="宋体" w:cs="宋体" w:hAnsi="宋体"/>
          <w:color w:val="000000"/>
          <w:kern w:val="0"/>
          <w:sz w:val="24"/>
        </w:rPr>
        <w:t xml:space="preserve">如果不能 </w:t>
      </w:r>
      <w:r>
        <w:rPr>
          <w:color w:val="000000"/>
          <w:kern w:val="0"/>
          <w:sz w:val="24"/>
        </w:rPr>
        <w:t xml:space="preserve">ping </w:t>
      </w:r>
      <w:r>
        <w:rPr>
          <w:rFonts w:ascii="宋体" w:cs="宋体" w:hAnsi="宋体"/>
          <w:color w:val="000000"/>
          <w:kern w:val="0"/>
          <w:sz w:val="24"/>
        </w:rPr>
        <w:t>通查找原因</w:t>
      </w:r>
      <w:r>
        <w:rPr>
          <w:rFonts w:ascii="宋体" w:cs="宋体" w:hAnsi="宋体" w:hint="eastAsia"/>
          <w:color w:val="000000"/>
          <w:kern w:val="0"/>
          <w:sz w:val="24"/>
        </w:rPr>
        <w:t>。</w:t>
      </w:r>
    </w:p>
    <w:p w14:paraId="07F3BE31">
      <w:pPr>
        <w:pStyle w:val="style0"/>
        <w:autoSpaceDE w:val="false"/>
        <w:autoSpaceDN w:val="false"/>
        <w:adjustRightInd w:val="false"/>
        <w:spacing w:lineRule="auto" w:line="288"/>
        <w:ind w:left="84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 xml:space="preserve">想想 </w:t>
      </w:r>
      <w:r>
        <w:rPr>
          <w:color w:val="000000"/>
          <w:kern w:val="0"/>
          <w:sz w:val="24"/>
        </w:rPr>
        <w:t xml:space="preserve">trunk </w:t>
      </w:r>
      <w:r>
        <w:rPr>
          <w:rFonts w:ascii="宋体" w:cs="宋体" w:hAnsi="宋体"/>
          <w:color w:val="000000"/>
          <w:kern w:val="0"/>
          <w:sz w:val="24"/>
        </w:rPr>
        <w:t>口这里起到什么作用，如果不配置会怎样？</w:t>
      </w:r>
    </w:p>
    <w:p w14:paraId="2CD40943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24"/>
        </w:rPr>
      </w:pPr>
    </w:p>
    <w:p w14:paraId="5D74104D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宋体" w:cs="宋体" w:hAnsi="宋体" w:hint="eastAsia"/>
          <w:color w:val="000000"/>
          <w:kern w:val="0"/>
          <w:sz w:val="24"/>
        </w:rPr>
        <w:t>附：配置命令如下：</w:t>
      </w:r>
    </w:p>
    <w:p w14:paraId="48A24652">
      <w:pPr>
        <w:pStyle w:val="style0"/>
        <w:spacing w:lineRule="auto" w:line="288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宋体" w:cs="宋体" w:hAnsi="宋体" w:hint="eastAsia"/>
          <w:color w:val="000000"/>
          <w:kern w:val="0"/>
          <w:sz w:val="24"/>
        </w:rPr>
        <w:tab/>
      </w:r>
    </w:p>
    <w:p w14:paraId="1470844B">
      <w:pPr>
        <w:pStyle w:val="style0"/>
        <w:spacing w:lineRule="auto" w:line="288"/>
        <w:ind w:left="840" w:firstLine="420"/>
        <w:rPr/>
      </w:pPr>
      <w:r>
        <w:rPr>
          <w:rFonts w:hint="eastAsia"/>
        </w:rPr>
        <w:t>连接好网线之后</w:t>
      </w:r>
    </w:p>
    <w:p w14:paraId="3B8FF62E">
      <w:pPr>
        <w:pStyle w:val="style0"/>
        <w:spacing w:lineRule="auto" w:line="288"/>
        <w:ind w:left="1260" w:leftChars="600"/>
        <w:rPr/>
      </w:pPr>
    </w:p>
    <w:p w14:paraId="1CE420C0">
      <w:pPr>
        <w:pStyle w:val="style0"/>
        <w:spacing w:lineRule="auto" w:line="288"/>
        <w:ind w:left="1260" w:leftChars="600"/>
        <w:rPr/>
      </w:pPr>
      <w:r>
        <w:rPr>
          <w:rFonts w:hint="eastAsia"/>
        </w:rPr>
        <w:t xml:space="preserve">配置SW2 </w:t>
      </w:r>
    </w:p>
    <w:p w14:paraId="76C917A6">
      <w:pPr>
        <w:pStyle w:val="style0"/>
        <w:spacing w:lineRule="auto" w:line="288"/>
        <w:ind w:left="1260" w:leftChars="600"/>
        <w:rPr>
          <w:ins w:id="120" w:author="李甘" w:date="2025-03-23T00:10:00Z"/>
          <w:rFonts w:hint="eastAsia"/>
        </w:rPr>
      </w:pPr>
      <w:r>
        <w:rPr>
          <w:rFonts w:hint="eastAsia"/>
        </w:rPr>
        <w:t>打开二层交换机</w:t>
      </w:r>
      <w:ins w:id="121" w:author="李甘" w:date="2025-03-19T15:16:00Z">
        <w:r w:rsidR="AECFFB1F">
          <w:rPr>
            <w:rFonts w:hint="eastAsia"/>
          </w:rPr>
          <w:t>（</w:t>
        </w:r>
      </w:ins>
      <w:ins w:id="122" w:author="李甘" w:date="2025-03-19T15:19:00Z">
        <w:r w:rsidR="C9BC3C08">
          <w:rPr>
            <w:rFonts w:hint="eastAsia"/>
          </w:rPr>
          <w:t>S3100V2-26TP-EI</w:t>
        </w:r>
      </w:ins>
      <w:ins w:id="123" w:author="李甘" w:date="2025-03-19T15:16:00Z">
        <w:r w:rsidR="8791BBFE">
          <w:rPr>
            <w:rFonts w:ascii="宋体" w:cs="宋体" w:hAnsi="宋体" w:hint="eastAsia"/>
            <w:sz w:val="24"/>
            <w:szCs w:val="24"/>
          </w:rPr>
          <w:t>）</w:t>
        </w:r>
      </w:ins>
      <w:r>
        <w:rPr>
          <w:rFonts w:hint="eastAsia"/>
        </w:rPr>
        <w:t>，修改交换机名为SW2</w:t>
      </w:r>
    </w:p>
    <w:p w14:paraId="79608E63">
      <w:pPr>
        <w:pStyle w:val="style0"/>
        <w:spacing w:lineRule="auto" w:line="240"/>
        <w:ind w:left="0" w:leftChars="0"/>
        <w:rPr>
          <w:rFonts w:hint="eastAsia"/>
        </w:rPr>
        <w:pPrChange w:id="124" w:author="李甘" w:date="2025-03-23T00:10:00Z">
          <w:pPr>
            <w:pStyle w:val="style0"/>
            <w:spacing w:lineRule="auto" w:line="288"/>
            <w:ind w:left="1260" w:leftChars="600"/>
          </w:pPr>
        </w:pPrChange>
      </w:pPr>
      <w:ins w:id="125" w:author="李甘" w:date="2025-03-23T00:10:00Z">
        <w:r w:rsidR="55BEA8BE">
          <w:rPr>
            <w:rFonts w:ascii="微软雅黑" w:cs="微软雅黑" w:eastAsia="微软雅黑" w:hAnsi="微软雅黑" w:hint="default"/>
            <w:kern w:val="2"/>
            <w:sz w:val="22"/>
            <w:szCs w:val="22"/>
            <w:lang w:val="en-US" w:eastAsia="zh-CN"/>
          </w:rPr>
          <w:t>登陆后，请按照如下步骤重置交换机：（如果在光标前显示[...]，说明你位于系统视图中，先按Ctrl+Z退出系统视图），然后输入reboot，第一个选项输入N，第二个输入Y，等待一段时间后即可。</w:t>
        </w:r>
      </w:ins>
    </w:p>
    <w:p w14:paraId="1B9D3A76">
      <w:pPr>
        <w:pStyle w:val="style0"/>
        <w:spacing w:lineRule="auto" w:line="288"/>
        <w:ind w:left="1260" w:leftChars="600"/>
        <w:rPr/>
      </w:pPr>
      <w:r>
        <w:rPr>
          <w:rFonts w:hint="eastAsia"/>
        </w:rPr>
        <w:t>&lt;SW2&gt;sys</w:t>
      </w:r>
    </w:p>
    <w:p w14:paraId="79D87DC8">
      <w:pPr>
        <w:pStyle w:val="style0"/>
        <w:spacing w:lineRule="auto" w:line="288"/>
        <w:ind w:left="1260" w:leftChars="600"/>
        <w:rPr/>
      </w:pPr>
      <w:r>
        <w:rPr>
          <w:rFonts w:hint="eastAsia"/>
        </w:rPr>
        <w:t>[SW2]sysname SW2</w:t>
      </w:r>
    </w:p>
    <w:p w14:paraId="015E555A">
      <w:pPr>
        <w:pStyle w:val="style0"/>
        <w:spacing w:lineRule="auto" w:line="288"/>
        <w:ind w:left="1260" w:leftChars="600"/>
        <w:rPr/>
      </w:pPr>
      <w:r>
        <w:rPr>
          <w:rFonts w:hint="eastAsia"/>
        </w:rPr>
        <w:t>[SW2]vlan 2</w:t>
      </w:r>
    </w:p>
    <w:p w14:paraId="1AFCFC32">
      <w:pPr>
        <w:pStyle w:val="style0"/>
        <w:spacing w:lineRule="auto" w:line="288"/>
        <w:ind w:left="1260" w:leftChars="600"/>
        <w:rPr/>
      </w:pPr>
      <w:r>
        <w:rPr>
          <w:rFonts w:hint="eastAsia"/>
        </w:rPr>
        <w:t xml:space="preserve">[SW2-vlan 2] port </w:t>
      </w:r>
      <w:r>
        <w:rPr>
          <w:rFonts w:hint="eastAsia"/>
        </w:rPr>
        <w:t>Ethernet</w:t>
      </w:r>
      <w:r>
        <w:rPr>
          <w:rFonts w:hint="eastAsia"/>
        </w:rPr>
        <w:t xml:space="preserve"> 1/0/3 </w:t>
      </w:r>
      <w:r>
        <w:rPr>
          <w:rFonts w:hint="eastAsia"/>
        </w:rPr>
        <w:t>Ethernet</w:t>
      </w:r>
      <w:r>
        <w:rPr>
          <w:rFonts w:hint="eastAsia"/>
        </w:rPr>
        <w:t xml:space="preserve"> 1/0/4</w:t>
      </w:r>
    </w:p>
    <w:p w14:paraId="7663BADE">
      <w:pPr>
        <w:pStyle w:val="style0"/>
        <w:spacing w:lineRule="auto" w:line="288"/>
        <w:ind w:left="1260" w:leftChars="600"/>
        <w:rPr/>
      </w:pPr>
      <w:r>
        <w:rPr>
          <w:rFonts w:hint="eastAsia"/>
        </w:rPr>
        <w:t xml:space="preserve">[SW2-vlan 2]quit </w:t>
      </w:r>
    </w:p>
    <w:p w14:paraId="6B04BE89">
      <w:pPr>
        <w:pStyle w:val="style0"/>
        <w:spacing w:lineRule="auto" w:line="288"/>
        <w:ind w:left="1260" w:leftChars="600"/>
        <w:rPr/>
      </w:pPr>
      <w:r>
        <w:rPr>
          <w:rFonts w:hint="eastAsia"/>
        </w:rPr>
        <w:t>[SW2]vlan 3</w:t>
      </w:r>
    </w:p>
    <w:p w14:paraId="300E74F2">
      <w:pPr>
        <w:pStyle w:val="style0"/>
        <w:spacing w:lineRule="auto" w:line="288"/>
        <w:ind w:left="1260" w:leftChars="600"/>
        <w:rPr/>
      </w:pPr>
      <w:r>
        <w:rPr>
          <w:rFonts w:hint="eastAsia"/>
        </w:rPr>
        <w:t xml:space="preserve">[SW2-vlan 3]port </w:t>
      </w:r>
      <w:r>
        <w:rPr>
          <w:rFonts w:hint="eastAsia"/>
        </w:rPr>
        <w:t>Ethernet</w:t>
      </w:r>
      <w:r>
        <w:rPr>
          <w:rFonts w:hint="eastAsia"/>
        </w:rPr>
        <w:t xml:space="preserve"> 1/0/5</w:t>
      </w:r>
      <w:r>
        <w:rPr>
          <w:rFonts w:hint="eastAsia"/>
        </w:rPr>
        <w:t xml:space="preserve"> Ethernet</w:t>
      </w:r>
      <w:r>
        <w:rPr>
          <w:rFonts w:hint="eastAsia"/>
        </w:rPr>
        <w:t xml:space="preserve"> 1/0/6</w:t>
      </w:r>
    </w:p>
    <w:p w14:paraId="35A94666">
      <w:pPr>
        <w:pStyle w:val="style0"/>
        <w:spacing w:lineRule="auto" w:line="288"/>
        <w:ind w:left="1260" w:leftChars="600"/>
        <w:rPr/>
      </w:pPr>
      <w:r>
        <w:rPr>
          <w:rFonts w:hint="eastAsia"/>
        </w:rPr>
        <w:t xml:space="preserve">[SW2-vlan 3]quit </w:t>
      </w:r>
    </w:p>
    <w:p w14:paraId="39FE92C5">
      <w:pPr>
        <w:pStyle w:val="style0"/>
        <w:spacing w:lineRule="auto" w:line="288"/>
        <w:ind w:left="1260" w:leftChars="600"/>
        <w:rPr/>
      </w:pPr>
      <w:r>
        <w:rPr>
          <w:rFonts w:hint="eastAsia"/>
        </w:rPr>
        <w:t>[SW2]interface Ethernet 1/0/1</w:t>
      </w:r>
    </w:p>
    <w:p w14:paraId="76514FA1">
      <w:pPr>
        <w:pStyle w:val="style0"/>
        <w:spacing w:lineRule="auto" w:line="288"/>
        <w:ind w:left="1260" w:leftChars="600"/>
        <w:rPr/>
      </w:pPr>
      <w:r>
        <w:rPr>
          <w:rFonts w:hint="eastAsia"/>
        </w:rPr>
        <w:t xml:space="preserve">[SW2- </w:t>
      </w:r>
      <w:r>
        <w:rPr>
          <w:rFonts w:hint="eastAsia"/>
        </w:rPr>
        <w:t>Ethernet</w:t>
      </w:r>
      <w:r>
        <w:rPr>
          <w:rFonts w:hint="eastAsia"/>
        </w:rPr>
        <w:t xml:space="preserve"> 1/0/1]port link-type trunk</w:t>
      </w:r>
    </w:p>
    <w:p w14:paraId="2868B8F1">
      <w:pPr>
        <w:pStyle w:val="style0"/>
        <w:spacing w:lineRule="auto" w:line="288"/>
        <w:ind w:left="1260" w:leftChars="600"/>
        <w:rPr/>
      </w:pPr>
      <w:r>
        <w:rPr>
          <w:rFonts w:hint="eastAsia"/>
        </w:rPr>
        <w:t>[SW2-</w:t>
      </w:r>
      <w:r>
        <w:rPr>
          <w:rFonts w:hint="eastAsia"/>
        </w:rPr>
        <w:t xml:space="preserve"> Ethernet</w:t>
      </w:r>
      <w:r>
        <w:rPr>
          <w:rFonts w:hint="eastAsia"/>
        </w:rPr>
        <w:t xml:space="preserve"> 1/0/1]port trunk permit vlan all</w:t>
      </w:r>
    </w:p>
    <w:p w14:paraId="548BCD4A">
      <w:pPr>
        <w:pStyle w:val="style0"/>
        <w:spacing w:lineRule="auto" w:line="288"/>
        <w:ind w:left="1260" w:leftChars="600" w:firstLine="105" w:firstLineChars="50"/>
        <w:rPr/>
      </w:pPr>
      <w:r>
        <w:rPr>
          <w:rFonts w:hint="eastAsia"/>
        </w:rPr>
        <w:t xml:space="preserve">Please wait </w:t>
      </w:r>
      <w:r>
        <w:t>……………………………………………</w:t>
      </w:r>
      <w:r>
        <w:rPr>
          <w:rFonts w:hint="eastAsia"/>
        </w:rPr>
        <w:t>Done.</w:t>
      </w:r>
    </w:p>
    <w:p w14:paraId="124F84A0">
      <w:pPr>
        <w:pStyle w:val="style0"/>
        <w:spacing w:lineRule="auto" w:line="288"/>
        <w:ind w:left="1260" w:leftChars="600"/>
        <w:rPr/>
      </w:pPr>
      <w:r>
        <w:rPr>
          <w:rFonts w:hint="eastAsia"/>
        </w:rPr>
        <w:t>[SW2- Ethernet 1/0/1]</w:t>
      </w:r>
    </w:p>
    <w:p w14:paraId="0F9FA174">
      <w:pPr>
        <w:pStyle w:val="style0"/>
        <w:spacing w:lineRule="auto" w:line="288"/>
        <w:ind w:left="1260" w:leftChars="600"/>
        <w:rPr/>
      </w:pPr>
    </w:p>
    <w:p w14:paraId="7A01A2DF">
      <w:pPr>
        <w:pStyle w:val="style0"/>
        <w:spacing w:lineRule="auto" w:line="288"/>
        <w:ind w:left="1260" w:leftChars="600"/>
        <w:rPr/>
      </w:pPr>
    </w:p>
    <w:p w14:paraId="2BD24D02">
      <w:pPr>
        <w:pStyle w:val="style0"/>
        <w:spacing w:lineRule="auto" w:line="288"/>
        <w:ind w:left="1260" w:leftChars="600"/>
        <w:rPr/>
      </w:pPr>
      <w:r>
        <w:rPr>
          <w:rFonts w:hint="eastAsia"/>
        </w:rPr>
        <w:t>配置SW3</w:t>
      </w:r>
    </w:p>
    <w:p w14:paraId="3DE11347">
      <w:pPr>
        <w:pStyle w:val="style0"/>
        <w:spacing w:lineRule="auto" w:line="288"/>
        <w:ind w:left="1260" w:leftChars="600"/>
        <w:rPr/>
      </w:pPr>
      <w:r>
        <w:rPr>
          <w:rFonts w:hint="eastAsia"/>
        </w:rPr>
        <w:t>打开另一个二层交换机</w:t>
      </w:r>
      <w:ins w:id="126" w:author="李甘" w:date="2025-03-19T15:16:00Z">
        <w:r w:rsidR="B05BD8B6">
          <w:rPr>
            <w:rFonts w:hint="eastAsia"/>
          </w:rPr>
          <w:t>（</w:t>
        </w:r>
      </w:ins>
      <w:ins w:id="127" w:author="李甘" w:date="2025-03-19T15:19:00Z">
        <w:r w:rsidR="578DC00C">
          <w:rPr>
            <w:rFonts w:hint="eastAsia"/>
          </w:rPr>
          <w:t>S3100V2-26TP-EI</w:t>
        </w:r>
      </w:ins>
      <w:ins w:id="128" w:author="李甘" w:date="2025-03-19T15:16:00Z">
        <w:r w:rsidR="4D1F2564">
          <w:rPr>
            <w:rFonts w:ascii="宋体" w:cs="宋体" w:hAnsi="宋体" w:hint="eastAsia"/>
            <w:sz w:val="24"/>
            <w:szCs w:val="24"/>
          </w:rPr>
          <w:t>）</w:t>
        </w:r>
      </w:ins>
      <w:r>
        <w:rPr>
          <w:rFonts w:hint="eastAsia"/>
        </w:rPr>
        <w:t>，修改交换机名SW3</w:t>
      </w:r>
    </w:p>
    <w:p w14:paraId="7EAD648E">
      <w:pPr>
        <w:pStyle w:val="style0"/>
        <w:spacing w:lineRule="auto" w:line="288"/>
        <w:ind w:left="1260" w:leftChars="600"/>
        <w:rPr/>
      </w:pPr>
      <w:r>
        <w:rPr>
          <w:rFonts w:hint="eastAsia"/>
        </w:rPr>
        <w:t>[SW3]vlan 5</w:t>
      </w:r>
    </w:p>
    <w:p w14:paraId="5CF78CA7">
      <w:pPr>
        <w:pStyle w:val="style0"/>
        <w:spacing w:lineRule="auto" w:line="288"/>
        <w:ind w:left="1260" w:leftChars="600"/>
        <w:rPr/>
      </w:pPr>
      <w:r>
        <w:rPr>
          <w:rFonts w:hint="eastAsia"/>
        </w:rPr>
        <w:t xml:space="preserve">[SW3-vlan 5] port Ethernet 1/0/5 </w:t>
      </w:r>
      <w:r>
        <w:rPr>
          <w:rFonts w:hint="eastAsia"/>
        </w:rPr>
        <w:t>Ethernet</w:t>
      </w:r>
      <w:r>
        <w:rPr>
          <w:rFonts w:hint="eastAsia"/>
        </w:rPr>
        <w:t xml:space="preserve"> 1/0/6</w:t>
      </w:r>
    </w:p>
    <w:p w14:paraId="1FDBC041">
      <w:pPr>
        <w:pStyle w:val="style0"/>
        <w:spacing w:lineRule="auto" w:line="288"/>
        <w:ind w:left="1260" w:leftChars="600"/>
        <w:rPr/>
      </w:pPr>
      <w:r>
        <w:rPr>
          <w:rFonts w:hint="eastAsia"/>
        </w:rPr>
        <w:t>[SW3-vlan 5]quit</w:t>
      </w:r>
    </w:p>
    <w:p w14:paraId="4C6B526F">
      <w:pPr>
        <w:pStyle w:val="style0"/>
        <w:spacing w:lineRule="auto" w:line="288"/>
        <w:ind w:left="1260" w:leftChars="600"/>
        <w:rPr/>
      </w:pPr>
      <w:r>
        <w:t xml:space="preserve">[SW3]interface </w:t>
      </w:r>
      <w:r>
        <w:t>Ethernet</w:t>
      </w:r>
      <w:r>
        <w:t xml:space="preserve"> 1/0/1</w:t>
      </w:r>
    </w:p>
    <w:p w14:paraId="4C46377A">
      <w:pPr>
        <w:pStyle w:val="style0"/>
        <w:spacing w:lineRule="auto" w:line="288"/>
        <w:ind w:left="1260" w:leftChars="600"/>
        <w:rPr/>
      </w:pPr>
      <w:r>
        <w:t>[SW3-Ethernet1/0/1]port link</w:t>
      </w:r>
      <w:r>
        <w:rPr>
          <w:rFonts w:hint="eastAsia"/>
        </w:rPr>
        <w:t>-</w:t>
      </w:r>
      <w:r>
        <w:t>type trunk</w:t>
      </w:r>
    </w:p>
    <w:p w14:paraId="3CCB2447">
      <w:pPr>
        <w:pStyle w:val="style0"/>
        <w:spacing w:lineRule="auto" w:line="288"/>
        <w:ind w:left="1260" w:leftChars="600"/>
        <w:rPr/>
      </w:pPr>
      <w:r>
        <w:t>[SW3-Ethernet1/0/1]port trunk permit vlan all</w:t>
      </w:r>
    </w:p>
    <w:p w14:paraId="583B9347">
      <w:pPr>
        <w:pStyle w:val="style0"/>
        <w:spacing w:lineRule="auto" w:line="288"/>
        <w:ind w:left="1260" w:leftChars="600"/>
        <w:rPr/>
      </w:pPr>
      <w:r>
        <w:t>[SW3-Ethernet1/0/1]quit</w:t>
      </w:r>
    </w:p>
    <w:p w14:paraId="008E02AF">
      <w:pPr>
        <w:pStyle w:val="style0"/>
        <w:spacing w:lineRule="auto" w:line="288"/>
        <w:ind w:left="1260" w:leftChars="600"/>
        <w:rPr/>
      </w:pPr>
    </w:p>
    <w:p w14:paraId="630998A9">
      <w:pPr>
        <w:pStyle w:val="style0"/>
        <w:spacing w:lineRule="auto" w:line="288"/>
        <w:ind w:left="1260" w:leftChars="600"/>
        <w:rPr>
          <w:rFonts w:eastAsia="宋体" w:hint="eastAsia"/>
        </w:rPr>
      </w:pPr>
      <w:r>
        <w:rPr>
          <w:rFonts w:hint="eastAsia"/>
        </w:rPr>
        <w:t>配置SW1</w:t>
      </w:r>
      <w:ins w:id="129" w:author="李甘" w:date="2025-03-19T15:17:00Z">
        <w:r w:rsidR="0B425BDD">
          <w:rPr>
            <w:rFonts w:hint="eastAsia"/>
          </w:rPr>
          <w:t>（</w:t>
        </w:r>
      </w:ins>
      <w:ins w:id="130" w:author="李甘" w:date="2025-03-19T15:18:00Z">
        <w:r w:rsidR="9E8AC0CE">
          <w:rPr>
            <w:rStyle w:val="style85"/>
            <w:rFonts w:ascii="Arial" w:cs="Arial" w:eastAsia="宋体" w:hAnsi="Arial" w:hint="default"/>
            <w:i w:val="false"/>
            <w:iCs w:val="false"/>
            <w:caps w:val="false"/>
            <w:color w:val="auto"/>
            <w:spacing w:val="0"/>
            <w:sz w:val="20"/>
            <w:szCs w:val="20"/>
            <w:shd w:val="clear" w:color="auto" w:fill="ffffff"/>
          </w:rPr>
          <w:t>S5560-30C-EI</w:t>
        </w:r>
      </w:ins>
      <w:ins w:id="131" w:author="李甘" w:date="2025-03-19T15:17:00Z">
        <w:r w:rsidR="4C85B80A">
          <w:rPr>
            <w:rFonts w:hint="eastAsia"/>
          </w:rPr>
          <w:t>）</w:t>
        </w:r>
      </w:ins>
      <w:ins w:id="132" w:author="沈逸尘" w:date="2025-03-19T14:31:00Z">
        <w:r w:rsidR="7D4666C0">
          <w:rPr>
            <w:rFonts w:hint="eastAsia"/>
          </w:rPr>
          <w:t xml:space="preserve"> </w:t>
        </w:r>
      </w:ins>
      <w:ins w:id="133" w:author="沈逸尘" w:date="2025-03-19T14:31:00Z">
        <w:r w:rsidR="2FCCF8B4">
          <w:rPr>
            <w:rFonts w:hint="eastAsia"/>
          </w:rPr>
          <w:t>(</w:t>
        </w:r>
      </w:ins>
      <w:ins w:id="134" w:author="沈逸尘" w:date="2025-03-19T14:31:00Z">
        <w:r w:rsidR="1CB98EF4">
          <w:rPr>
            <w:rFonts w:hint="eastAsia"/>
          </w:rPr>
          <w:t>以下</w:t>
        </w:r>
      </w:ins>
      <w:ins w:id="135" w:author="沈逸尘" w:date="2025-03-19T14:31:00Z">
        <w:r w:rsidR="01BDF10E">
          <w:rPr>
            <w:rFonts w:hint="eastAsia"/>
          </w:rPr>
          <w:t>所有</w:t>
        </w:r>
      </w:ins>
      <w:ins w:id="136" w:author="沈逸尘" w:date="2025-03-19T14:31:00Z">
        <w:r w:rsidR="E0DC7696">
          <w:rPr>
            <w:rFonts w:hint="eastAsia"/>
          </w:rPr>
          <w:t>Ethernet</w:t>
        </w:r>
      </w:ins>
      <w:ins w:id="137" w:author="沈逸尘" w:date="2025-03-19T14:31:00Z">
        <w:r w:rsidR="84747249">
          <w:rPr>
            <w:rFonts w:hint="eastAsia"/>
          </w:rPr>
          <w:t xml:space="preserve"> </w:t>
        </w:r>
      </w:ins>
      <w:ins w:id="138" w:author="沈逸尘" w:date="2025-03-19T14:31:00Z">
        <w:r w:rsidR="DF105F8F">
          <w:rPr>
            <w:rFonts w:hint="eastAsia"/>
          </w:rPr>
          <w:t>全部</w:t>
        </w:r>
      </w:ins>
      <w:ins w:id="139" w:author="沈逸尘" w:date="2025-03-19T14:31:00Z">
        <w:r w:rsidR="6510E3AE">
          <w:rPr>
            <w:rFonts w:hint="eastAsia"/>
          </w:rPr>
          <w:t>改</w:t>
        </w:r>
      </w:ins>
      <w:ins w:id="140" w:author="沈逸尘" w:date="2025-03-19T14:31:00Z">
        <w:r w:rsidR="A96665FA">
          <w:rPr>
            <w:rFonts w:hint="eastAsia"/>
          </w:rPr>
          <w:t>Gigabit</w:t>
        </w:r>
      </w:ins>
      <w:ins w:id="141" w:author="沈逸尘" w:date="2025-03-19T14:31:00Z">
        <w:r w:rsidR="B911A029">
          <w:rPr>
            <w:rFonts w:hint="eastAsia"/>
          </w:rPr>
          <w:t>Ethernet</w:t>
        </w:r>
      </w:ins>
      <w:ins w:id="142" w:author="沈逸尘" w:date="2025-03-19T14:32:00Z">
        <w:r w:rsidR="167F8664">
          <w:rPr>
            <w:rFonts w:hint="eastAsia"/>
          </w:rPr>
          <w:t>？</w:t>
        </w:r>
      </w:ins>
      <w:ins w:id="143" w:author="沈逸尘" w:date="2025-03-19T14:32:00Z">
        <w:r w:rsidR="E96DE2D6">
          <w:rPr>
            <w:rFonts w:hint="eastAsia"/>
          </w:rPr>
          <w:t>待</w:t>
        </w:r>
      </w:ins>
      <w:ins w:id="144" w:author="沈逸尘" w:date="2025-03-19T14:32:00Z">
        <w:r w:rsidR="E289D3CD">
          <w:rPr>
            <w:rFonts w:hint="eastAsia"/>
          </w:rPr>
          <w:t>施工</w:t>
        </w:r>
      </w:ins>
      <w:ins w:id="145" w:author="沈逸尘" w:date="2025-03-19T14:31:00Z">
        <w:r w:rsidR="B48A3B54">
          <w:rPr>
            <w:rFonts w:hint="eastAsia"/>
          </w:rPr>
          <w:t>)</w:t>
        </w:r>
      </w:ins>
    </w:p>
    <w:p w14:paraId="0232883B">
      <w:pPr>
        <w:pStyle w:val="style0"/>
        <w:spacing w:lineRule="auto" w:line="288"/>
        <w:ind w:left="1260" w:leftChars="600"/>
        <w:rPr>
          <w:ins w:id="146" w:author="李甘" w:date="2025-03-19T15:35:00Z"/>
        </w:rPr>
      </w:pPr>
      <w:r>
        <w:t>[H3C]sys SW1</w:t>
      </w:r>
    </w:p>
    <w:p w14:paraId="0347E2FC">
      <w:pPr>
        <w:pStyle w:val="style0"/>
        <w:spacing w:lineRule="auto" w:line="288"/>
        <w:ind w:left="1260" w:leftChars="600"/>
        <w:rPr>
          <w:ins w:id="147" w:author="李甘" w:date="2025-03-19T15:35:00Z"/>
          <w:rFonts w:hint="eastAsia"/>
        </w:rPr>
      </w:pPr>
      <w:ins w:id="148" w:author="李甘" w:date="2025-03-19T15:35:00Z">
        <w:r w:rsidR="398F9541">
          <w:rPr>
            <w:rFonts w:hint="eastAsia"/>
          </w:rPr>
          <w:t>[SW1]interface GigabitEthernet 1/0/7</w:t>
        </w:r>
      </w:ins>
    </w:p>
    <w:p w14:paraId="179310CB">
      <w:pPr>
        <w:pStyle w:val="style0"/>
        <w:spacing w:lineRule="auto" w:line="288"/>
        <w:ind w:left="1260" w:leftChars="600"/>
        <w:rPr>
          <w:ins w:id="149" w:author="李甘" w:date="2025-03-19T15:35:00Z"/>
          <w:rFonts w:hint="eastAsia"/>
        </w:rPr>
      </w:pPr>
      <w:ins w:id="150" w:author="李甘" w:date="2025-03-19T15:35:00Z">
        <w:r w:rsidR="39811C5C">
          <w:rPr>
            <w:rFonts w:hint="eastAsia"/>
          </w:rPr>
          <w:t>[SW1-GigabitEthernet1/0/7]port link-mode bridge</w:t>
        </w:r>
      </w:ins>
    </w:p>
    <w:p w14:paraId="4F73C75E">
      <w:pPr>
        <w:pStyle w:val="style0"/>
        <w:spacing w:lineRule="auto" w:line="288"/>
        <w:ind w:left="1260" w:leftChars="600"/>
        <w:rPr>
          <w:ins w:id="151" w:author="李甘" w:date="2025-03-19T15:35:00Z"/>
          <w:rFonts w:hint="eastAsia"/>
        </w:rPr>
      </w:pPr>
      <w:ins w:id="152" w:author="李甘" w:date="2025-03-19T15:35:00Z">
        <w:r w:rsidR="0C49E29C">
          <w:rPr>
            <w:rFonts w:hint="eastAsia"/>
          </w:rPr>
          <w:t>[SW1-GigabitEthernet1/0/7]port link-type access</w:t>
        </w:r>
      </w:ins>
    </w:p>
    <w:p w14:paraId="5545D6BC">
      <w:pPr>
        <w:pStyle w:val="style0"/>
        <w:spacing w:lineRule="auto" w:line="288"/>
        <w:ind w:left="1260" w:leftChars="600"/>
        <w:rPr>
          <w:rFonts w:hint="eastAsia"/>
        </w:rPr>
      </w:pPr>
      <w:ins w:id="153" w:author="李甘" w:date="2025-03-19T15:35:00Z">
        <w:r w:rsidR="D667E562">
          <w:rPr>
            <w:rFonts w:hint="eastAsia"/>
          </w:rPr>
          <w:t>[SW1-GigabitEthernet1/0/7]exit</w:t>
        </w:r>
      </w:ins>
    </w:p>
    <w:p w14:paraId="67A0EF89">
      <w:pPr>
        <w:pStyle w:val="style0"/>
        <w:spacing w:lineRule="auto" w:line="288"/>
        <w:ind w:left="1260" w:leftChars="600"/>
        <w:rPr/>
      </w:pPr>
      <w:r>
        <w:t>[SW1]vlan 4</w:t>
      </w:r>
    </w:p>
    <w:p w14:paraId="24124C24">
      <w:pPr>
        <w:pStyle w:val="style0"/>
        <w:spacing w:lineRule="auto" w:line="288"/>
        <w:ind w:left="1260" w:leftChars="600"/>
        <w:rPr/>
      </w:pPr>
      <w:r>
        <w:t xml:space="preserve">[SW1-vlan4]port </w:t>
      </w:r>
      <w:ins w:id="154" w:author="王燚" w:date="2025-03-19T14:37:00Z">
        <w:r w:rsidR="AD0DBA3A">
          <w:rPr>
            <w:rFonts w:hint="eastAsia"/>
          </w:rPr>
          <w:t>GigabitEthernet</w:t>
        </w:r>
      </w:ins>
      <w:del w:id="155" w:author="王燚" w:date="2025-03-19T14:37:00Z">
        <w:r w:rsidDel="CAB02E19">
          <w:rPr/>
          <w:delText>Ethernet</w:delText>
        </w:r>
      </w:del>
      <w:r>
        <w:t xml:space="preserve"> 1/0/7 </w:t>
      </w:r>
      <w:ins w:id="156" w:author="王燚" w:date="2025-03-19T14:37:00Z">
        <w:r w:rsidR="9EAA0C3B">
          <w:rPr>
            <w:rFonts w:hint="eastAsia"/>
          </w:rPr>
          <w:t>GigabitEthernet</w:t>
        </w:r>
      </w:ins>
      <w:del w:id="157" w:author="王燚" w:date="2025-03-19T14:37:00Z">
        <w:r w:rsidDel="703DA7B1">
          <w:rPr/>
          <w:delText>Ethernet</w:delText>
        </w:r>
      </w:del>
      <w:r>
        <w:t>1/0/8</w:t>
      </w:r>
    </w:p>
    <w:p w14:paraId="6CFFC4BC">
      <w:pPr>
        <w:pStyle w:val="style0"/>
        <w:spacing w:lineRule="auto" w:line="288"/>
        <w:ind w:left="1260" w:leftChars="600"/>
        <w:rPr/>
      </w:pPr>
      <w:r>
        <w:t>[SW1-vlan4]quit</w:t>
      </w:r>
    </w:p>
    <w:p w14:paraId="2B2B6153">
      <w:pPr>
        <w:pStyle w:val="style0"/>
        <w:spacing w:lineRule="auto" w:line="288"/>
        <w:ind w:left="1260" w:leftChars="600"/>
        <w:rPr/>
      </w:pPr>
      <w:r>
        <w:t xml:space="preserve">[SW1]interface </w:t>
      </w:r>
      <w:ins w:id="158" w:author="王燚" w:date="2025-03-19T14:37:00Z">
        <w:r w:rsidR="DE4876D5">
          <w:rPr>
            <w:rFonts w:hint="eastAsia"/>
          </w:rPr>
          <w:t>GigabitEthernet</w:t>
        </w:r>
      </w:ins>
      <w:del w:id="159" w:author="王燚" w:date="2025-03-19T14:37:00Z">
        <w:r w:rsidDel="9A92483E">
          <w:rPr/>
          <w:delText>Ethernet</w:delText>
        </w:r>
      </w:del>
      <w:r>
        <w:t xml:space="preserve"> 1/0/1</w:t>
      </w:r>
    </w:p>
    <w:p w14:paraId="3A417EE6">
      <w:pPr>
        <w:pStyle w:val="style0"/>
        <w:spacing w:lineRule="auto" w:line="288"/>
        <w:ind w:left="1260" w:leftChars="600"/>
        <w:rPr/>
      </w:pPr>
      <w:r>
        <w:t>[SW1-Ethernet1/0/1]port link</w:t>
      </w:r>
      <w:r>
        <w:rPr>
          <w:rFonts w:hint="eastAsia"/>
        </w:rPr>
        <w:t>-</w:t>
      </w:r>
      <w:r>
        <w:t>type trunk</w:t>
      </w:r>
    </w:p>
    <w:p w14:paraId="7DAE1DE9">
      <w:pPr>
        <w:pStyle w:val="style0"/>
        <w:spacing w:lineRule="auto" w:line="288"/>
        <w:ind w:left="1260" w:leftChars="600"/>
        <w:rPr/>
      </w:pPr>
      <w:r>
        <w:t>[SW1-Ethernet1/0/1]port trunk permit vlan all</w:t>
      </w:r>
    </w:p>
    <w:p w14:paraId="1BBE641D">
      <w:pPr>
        <w:pStyle w:val="style0"/>
        <w:spacing w:lineRule="auto" w:line="288"/>
        <w:ind w:left="1260" w:leftChars="600"/>
        <w:rPr/>
      </w:pPr>
      <w:r>
        <w:t>[SW1-Ethernet1/0/1]quit</w:t>
      </w:r>
    </w:p>
    <w:p w14:paraId="721378BC">
      <w:pPr>
        <w:pStyle w:val="style0"/>
        <w:spacing w:lineRule="auto" w:line="288"/>
        <w:ind w:left="1260" w:leftChars="600"/>
        <w:rPr/>
      </w:pPr>
      <w:r>
        <w:t>[SW1]interface Ethernet 1/0/2</w:t>
      </w:r>
    </w:p>
    <w:p w14:paraId="700BBA15">
      <w:pPr>
        <w:pStyle w:val="style0"/>
        <w:spacing w:lineRule="auto" w:line="288"/>
        <w:ind w:left="1260" w:leftChars="600"/>
        <w:rPr/>
      </w:pPr>
      <w:r>
        <w:t>[SW1-Ethernet1/0/2]port link</w:t>
      </w:r>
      <w:r>
        <w:rPr>
          <w:rFonts w:hint="eastAsia"/>
        </w:rPr>
        <w:t>-</w:t>
      </w:r>
      <w:r>
        <w:t>type trunk</w:t>
      </w:r>
    </w:p>
    <w:p w14:paraId="0CEEA627">
      <w:pPr>
        <w:pStyle w:val="style0"/>
        <w:spacing w:lineRule="auto" w:line="288"/>
        <w:ind w:left="1260" w:leftChars="600"/>
        <w:rPr/>
      </w:pPr>
      <w:r>
        <w:t>[SW1-Ethernet1/0/2]port trunk permit vlan all</w:t>
      </w:r>
    </w:p>
    <w:p w14:paraId="3A68D6A6">
      <w:pPr>
        <w:pStyle w:val="style0"/>
        <w:spacing w:lineRule="auto" w:line="288"/>
        <w:ind w:left="1260" w:leftChars="600"/>
        <w:rPr/>
      </w:pPr>
      <w:r>
        <w:t>[SW1-Ethernet1/0/2]quit</w:t>
      </w:r>
    </w:p>
    <w:p w14:paraId="62FF65C9">
      <w:pPr>
        <w:pStyle w:val="style0"/>
        <w:spacing w:lineRule="auto" w:line="288"/>
        <w:ind w:left="1260" w:leftChars="600"/>
        <w:rPr>
          <w:del w:id="160" w:author="李甘" w:date="2025-03-19T15:42:00Z"/>
        </w:rPr>
      </w:pPr>
      <w:r>
        <w:t xml:space="preserve">[SW1] </w:t>
      </w:r>
      <w:del w:id="161" w:author="李甘" w:date="2025-03-19T15:42:00Z">
        <w:r w:rsidDel="6E330ACC">
          <w:rPr/>
          <w:delText xml:space="preserve">vlan </w:delText>
        </w:r>
      </w:del>
      <w:del w:id="162" w:author="李甘" w:date="2025-03-19T15:42:00Z">
        <w:r w:rsidDel="C800F638">
          <w:rPr>
            <w:rFonts w:hint="eastAsia"/>
          </w:rPr>
          <w:delText>2</w:delText>
        </w:r>
      </w:del>
    </w:p>
    <w:p w14:paraId="7AF0B4CB">
      <w:pPr>
        <w:pStyle w:val="style0"/>
        <w:spacing w:lineRule="auto" w:line="288"/>
        <w:ind w:left="1260" w:leftChars="600"/>
        <w:rPr>
          <w:rFonts w:eastAsia="宋体" w:hint="eastAsia"/>
        </w:rPr>
      </w:pPr>
      <w:del w:id="163" w:author="李甘" w:date="2025-03-19T15:42:00Z">
        <w:r w:rsidDel="2C970700">
          <w:rPr/>
          <w:delText>[SW1</w:delText>
        </w:r>
      </w:del>
      <w:del w:id="164" w:author="李甘" w:date="2025-03-19T15:42:00Z">
        <w:r w:rsidDel="870E0611">
          <w:rPr>
            <w:rFonts w:hint="eastAsia"/>
          </w:rPr>
          <w:delText>-vlan2</w:delText>
        </w:r>
      </w:del>
      <w:del w:id="165" w:author="李甘" w:date="2025-03-19T15:42:00Z">
        <w:r w:rsidDel="28909715">
          <w:rPr/>
          <w:delText>]interface vlan 2</w:delText>
        </w:r>
      </w:del>
      <w:ins w:id="166" w:author="李甘" w:date="2025-03-19T15:42:00Z">
        <w:r w:rsidR="134174EE">
          <w:rPr>
            <w:rFonts w:hint="eastAsia"/>
          </w:rPr>
          <w:t>interface Vlan-interface</w:t>
        </w:r>
      </w:ins>
      <w:ins w:id="167" w:author="李甘" w:date="2025-03-19T15:42:00Z">
        <w:r w:rsidR="3D35B0B0">
          <w:rPr>
            <w:rFonts w:hint="eastAsia"/>
          </w:rPr>
          <w:t xml:space="preserve"> </w:t>
        </w:r>
      </w:ins>
      <w:ins w:id="168" w:author="李甘" w:date="2025-03-19T15:42:00Z">
        <w:r w:rsidR="4A17D020">
          <w:rPr>
            <w:rFonts w:hint="eastAsia"/>
          </w:rPr>
          <w:t>2</w:t>
        </w:r>
      </w:ins>
    </w:p>
    <w:p w14:paraId="7F54DBB5">
      <w:pPr>
        <w:pStyle w:val="style0"/>
        <w:spacing w:lineRule="auto" w:line="288"/>
        <w:ind w:left="1260" w:leftChars="600"/>
        <w:rPr/>
      </w:pPr>
      <w:r>
        <w:t>[SW1-Vlan-interface2]ip address 192.168.124.</w:t>
      </w:r>
      <w:r>
        <w:rPr>
          <w:rFonts w:hint="eastAsia"/>
        </w:rPr>
        <w:t>1 24</w:t>
      </w:r>
    </w:p>
    <w:p w14:paraId="757DBAA4">
      <w:pPr>
        <w:pStyle w:val="style0"/>
        <w:spacing w:lineRule="auto" w:line="288"/>
        <w:ind w:left="1260" w:leftChars="600"/>
        <w:rPr/>
      </w:pPr>
      <w:r>
        <w:t>[SW1-Vlan-interface2]quit</w:t>
      </w:r>
    </w:p>
    <w:p w14:paraId="3602F441">
      <w:pPr>
        <w:pStyle w:val="style0"/>
        <w:spacing w:lineRule="auto" w:line="288"/>
        <w:ind w:left="1260" w:leftChars="600"/>
        <w:rPr>
          <w:ins w:id="169" w:author="李甘" w:date="2025-03-19T15:43:00Z"/>
          <w:rFonts w:eastAsia="宋体" w:hint="eastAsia"/>
        </w:rPr>
      </w:pPr>
      <w:r>
        <w:t>[SW1]</w:t>
      </w:r>
      <w:ins w:id="170" w:author="李甘" w:date="2025-03-19T15:43:00Z">
        <w:r w:rsidR="8250AD5B">
          <w:rPr/>
          <w:t xml:space="preserve"> </w:t>
        </w:r>
      </w:ins>
      <w:ins w:id="171" w:author="李甘" w:date="2025-03-19T15:43:00Z">
        <w:r w:rsidR="A51FD0BD">
          <w:rPr>
            <w:rFonts w:hint="eastAsia"/>
          </w:rPr>
          <w:t xml:space="preserve">interface Vlan-interface </w:t>
        </w:r>
      </w:ins>
      <w:ins w:id="172" w:author="李甘" w:date="2025-03-19T15:43:00Z">
        <w:r w:rsidR="50AB4DF0">
          <w:rPr>
            <w:rFonts w:hint="eastAsia"/>
          </w:rPr>
          <w:t>3</w:t>
        </w:r>
      </w:ins>
    </w:p>
    <w:p w14:paraId="736E2A93">
      <w:pPr>
        <w:pStyle w:val="style0"/>
        <w:spacing w:lineRule="auto" w:line="288"/>
        <w:ind w:left="1260" w:leftChars="600"/>
        <w:rPr>
          <w:del w:id="173" w:author="李甘" w:date="2025-03-19T15:43:00Z"/>
        </w:rPr>
      </w:pPr>
      <w:del w:id="174" w:author="李甘" w:date="2025-03-19T15:43:00Z">
        <w:r w:rsidDel="A9222F68">
          <w:rPr/>
          <w:delText xml:space="preserve">vlan </w:delText>
        </w:r>
      </w:del>
      <w:del w:id="175" w:author="李甘" w:date="2025-03-19T15:43:00Z">
        <w:r w:rsidDel="D303E08F">
          <w:rPr>
            <w:rFonts w:hint="eastAsia"/>
          </w:rPr>
          <w:delText>3</w:delText>
        </w:r>
      </w:del>
    </w:p>
    <w:p w14:paraId="64643320">
      <w:pPr>
        <w:pStyle w:val="style0"/>
        <w:spacing w:lineRule="auto" w:line="288"/>
        <w:ind w:left="1260" w:leftChars="600"/>
        <w:rPr>
          <w:del w:id="176" w:author="李甘" w:date="2025-03-19T15:43:00Z"/>
        </w:rPr>
      </w:pPr>
      <w:del w:id="177" w:author="李甘" w:date="2025-03-19T15:43:00Z">
        <w:r w:rsidDel="7E2A5BD9">
          <w:rPr/>
          <w:delText>[SW1</w:delText>
        </w:r>
      </w:del>
      <w:del w:id="178" w:author="李甘" w:date="2025-03-19T15:43:00Z">
        <w:r w:rsidDel="29820E66">
          <w:rPr>
            <w:rFonts w:hint="eastAsia"/>
          </w:rPr>
          <w:delText>-vlan3</w:delText>
        </w:r>
      </w:del>
      <w:del w:id="179" w:author="李甘" w:date="2025-03-19T15:43:00Z">
        <w:r w:rsidDel="AE912993">
          <w:rPr/>
          <w:delText>]interface vlan 3</w:delText>
        </w:r>
      </w:del>
    </w:p>
    <w:p w14:paraId="730A37DA">
      <w:pPr>
        <w:pStyle w:val="style0"/>
        <w:spacing w:lineRule="auto" w:line="288"/>
        <w:ind w:left="1260" w:leftChars="600"/>
        <w:rPr/>
      </w:pPr>
      <w:r>
        <w:t>[SW1-Vlan-interface3]ip address 192.168.112.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21</w:t>
      </w:r>
    </w:p>
    <w:p w14:paraId="6A0D8F3E">
      <w:pPr>
        <w:pStyle w:val="style0"/>
        <w:spacing w:lineRule="auto" w:line="288"/>
        <w:ind w:left="1260" w:leftChars="600"/>
        <w:rPr/>
      </w:pPr>
      <w:r>
        <w:t>[SW1-Vlan-interface3]quit</w:t>
      </w:r>
    </w:p>
    <w:p w14:paraId="79021966">
      <w:pPr>
        <w:pStyle w:val="style0"/>
        <w:spacing w:lineRule="auto" w:line="288"/>
        <w:ind w:left="1260" w:leftChars="600"/>
        <w:rPr>
          <w:del w:id="180" w:author="李甘" w:date="2025-03-19T15:44:00Z"/>
        </w:rPr>
      </w:pPr>
      <w:r>
        <w:t xml:space="preserve">[SW1] </w:t>
      </w:r>
      <w:ins w:id="181" w:author="李甘" w:date="2025-03-19T15:44:00Z">
        <w:r w:rsidR="8A4C106F">
          <w:rPr/>
          <w:t xml:space="preserve"> </w:t>
        </w:r>
      </w:ins>
      <w:ins w:id="182" w:author="李甘" w:date="2025-03-19T15:44:00Z">
        <w:r w:rsidR="C6B3092B">
          <w:rPr>
            <w:rFonts w:hint="eastAsia"/>
          </w:rPr>
          <w:t xml:space="preserve">interface Vlan-interface </w:t>
        </w:r>
      </w:ins>
      <w:ins w:id="183" w:author="李甘" w:date="2025-03-19T15:44:00Z">
        <w:r w:rsidR="440F3496">
          <w:rPr>
            <w:rFonts w:hint="eastAsia"/>
          </w:rPr>
          <w:t>4</w:t>
        </w:r>
      </w:ins>
      <w:del w:id="184" w:author="李甘" w:date="2025-03-19T15:44:00Z">
        <w:r w:rsidDel="7AB16E0E">
          <w:rPr/>
          <w:delText xml:space="preserve">vlan </w:delText>
        </w:r>
      </w:del>
      <w:del w:id="185" w:author="李甘" w:date="2025-03-19T15:44:00Z">
        <w:r w:rsidDel="D5434672">
          <w:rPr>
            <w:rFonts w:hint="eastAsia"/>
          </w:rPr>
          <w:delText>4</w:delText>
        </w:r>
      </w:del>
    </w:p>
    <w:p w14:paraId="18B3D53E">
      <w:pPr>
        <w:pStyle w:val="style0"/>
        <w:spacing w:lineRule="auto" w:line="288"/>
        <w:ind w:left="1260" w:leftChars="600"/>
        <w:rPr>
          <w:rFonts w:eastAsia="宋体" w:hint="eastAsia"/>
        </w:rPr>
      </w:pPr>
      <w:del w:id="186" w:author="李甘" w:date="2025-03-19T15:44:00Z">
        <w:r w:rsidDel="06049081">
          <w:rPr/>
          <w:delText>[SW1</w:delText>
        </w:r>
      </w:del>
      <w:del w:id="187" w:author="李甘" w:date="2025-03-19T15:44:00Z">
        <w:r w:rsidDel="8A2C5A57">
          <w:rPr>
            <w:rFonts w:hint="eastAsia"/>
          </w:rPr>
          <w:delText>-vlan4</w:delText>
        </w:r>
      </w:del>
      <w:del w:id="188" w:author="李甘" w:date="2025-03-19T15:44:00Z">
        <w:r w:rsidDel="CBFCBF91">
          <w:rPr/>
          <w:delText>]interface vlan 4</w:delText>
        </w:r>
      </w:del>
      <w:ins w:id="189" w:author="刘保莉" w:date="2025-05-13T12:55:00Z">
        <w:r w:rsidR="6F314B6D">
          <w:rPr>
            <w:rFonts w:hint="eastAsia"/>
          </w:rPr>
          <w:t xml:space="preserve"> </w:t>
        </w:r>
      </w:ins>
      <w:ins w:id="190" w:author="刘保莉" w:date="2025-05-13T12:55:00Z">
        <w:r w:rsidR="1A584FC1">
          <w:rPr>
            <w:rFonts w:hint="eastAsia"/>
          </w:rPr>
          <w:t xml:space="preserve">                                </w:t>
        </w:r>
      </w:ins>
      <w:ins w:id="191" w:author="刘保莉" w:date="2025-05-13T12:58:00Z">
        <w:r w:rsidR="D1CC4956">
          <w:rPr>
            <w:rFonts w:hint="eastAsia"/>
          </w:rPr>
          <w:t xml:space="preserve"> </w:t>
        </w:r>
      </w:ins>
    </w:p>
    <w:p w14:paraId="61F330B8">
      <w:pPr>
        <w:pStyle w:val="style0"/>
        <w:spacing w:lineRule="auto" w:line="288"/>
        <w:ind w:left="1260" w:leftChars="600"/>
        <w:rPr/>
      </w:pPr>
      <w:r>
        <w:t>[SW1-Vlan-interface4]ip address 192.168.125.</w:t>
      </w:r>
      <w:r>
        <w:rPr>
          <w:rFonts w:hint="eastAsia"/>
        </w:rPr>
        <w:t>1</w:t>
      </w:r>
      <w:r>
        <w:t xml:space="preserve"> 2</w:t>
      </w:r>
      <w:r>
        <w:rPr>
          <w:rFonts w:hint="eastAsia"/>
        </w:rPr>
        <w:t>5</w:t>
      </w:r>
    </w:p>
    <w:p w14:paraId="49A0DD5B">
      <w:pPr>
        <w:pStyle w:val="style0"/>
        <w:spacing w:lineRule="auto" w:line="288"/>
        <w:ind w:left="1260" w:leftChars="600"/>
        <w:rPr/>
      </w:pPr>
      <w:r>
        <w:t>[SW1-Vlan-interface4]quit</w:t>
      </w:r>
    </w:p>
    <w:p w14:paraId="7CD23AD1">
      <w:pPr>
        <w:pStyle w:val="style0"/>
        <w:spacing w:lineRule="auto" w:line="288"/>
        <w:ind w:left="1260" w:leftChars="600"/>
        <w:rPr>
          <w:del w:id="192" w:author="李甘" w:date="2025-03-19T15:44:00Z"/>
        </w:rPr>
      </w:pPr>
      <w:r>
        <w:t xml:space="preserve">[SW1] </w:t>
      </w:r>
      <w:ins w:id="193" w:author="李甘" w:date="2025-03-19T15:44:00Z">
        <w:r w:rsidR="58694F51">
          <w:rPr>
            <w:rFonts w:hint="eastAsia"/>
          </w:rPr>
          <w:t xml:space="preserve">interface Vlan-interface </w:t>
        </w:r>
      </w:ins>
      <w:ins w:id="194" w:author="李甘" w:date="2025-03-19T15:44:00Z">
        <w:r w:rsidR="CDE51BBA">
          <w:rPr>
            <w:rFonts w:hint="eastAsia"/>
          </w:rPr>
          <w:t>5</w:t>
        </w:r>
      </w:ins>
      <w:del w:id="195" w:author="李甘" w:date="2025-03-19T15:44:00Z">
        <w:r w:rsidDel="62D894F2">
          <w:rPr/>
          <w:delText xml:space="preserve">vlan </w:delText>
        </w:r>
      </w:del>
      <w:del w:id="196" w:author="李甘" w:date="2025-03-19T15:44:00Z">
        <w:r w:rsidDel="2B040042">
          <w:rPr>
            <w:rFonts w:hint="eastAsia"/>
          </w:rPr>
          <w:delText>5</w:delText>
        </w:r>
      </w:del>
    </w:p>
    <w:p w14:paraId="09D80778">
      <w:pPr>
        <w:pStyle w:val="style0"/>
        <w:spacing w:lineRule="auto" w:line="288"/>
        <w:ind w:left="1260" w:leftChars="600"/>
        <w:rPr/>
      </w:pPr>
      <w:del w:id="197" w:author="李甘" w:date="2025-03-19T15:44:00Z">
        <w:r w:rsidDel="B011DBAA">
          <w:rPr/>
          <w:delText>[SW1</w:delText>
        </w:r>
      </w:del>
      <w:del w:id="198" w:author="李甘" w:date="2025-03-19T15:44:00Z">
        <w:r w:rsidDel="69FF6BD6">
          <w:rPr>
            <w:rFonts w:hint="eastAsia"/>
          </w:rPr>
          <w:delText>-vlan5</w:delText>
        </w:r>
      </w:del>
      <w:del w:id="199" w:author="李甘" w:date="2025-03-19T15:44:00Z">
        <w:r w:rsidDel="2EA2A1B2">
          <w:rPr/>
          <w:delText>]interface vlan 5</w:delText>
        </w:r>
      </w:del>
    </w:p>
    <w:p w14:paraId="28A614D8">
      <w:pPr>
        <w:pStyle w:val="style0"/>
        <w:spacing w:lineRule="auto" w:line="288"/>
        <w:ind w:left="1260" w:leftChars="600"/>
        <w:rPr/>
      </w:pPr>
      <w:r>
        <w:t>[SW1-Vlan-interface5]ip address 192.168.120.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22</w:t>
      </w:r>
    </w:p>
    <w:p w14:paraId="067A74E5">
      <w:pPr>
        <w:pStyle w:val="style0"/>
        <w:spacing w:lineRule="auto" w:line="288"/>
        <w:ind w:left="1260" w:leftChars="600"/>
        <w:rPr/>
      </w:pPr>
      <w:r>
        <w:t>[SW1-Vlan-interface5]quit</w:t>
      </w:r>
    </w:p>
    <w:p w14:paraId="22E3212D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24"/>
        </w:rPr>
      </w:pPr>
    </w:p>
    <w:p w14:paraId="7E7C86B9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bCs/>
          <w:color w:val="000000"/>
          <w:kern w:val="0"/>
          <w:sz w:val="32"/>
          <w:szCs w:val="32"/>
        </w:rPr>
      </w:pPr>
    </w:p>
    <w:p w14:paraId="0A495D13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32"/>
          <w:szCs w:val="32"/>
        </w:rPr>
      </w:pP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bCs/>
          <w:color w:val="000000"/>
          <w:kern w:val="0"/>
          <w:sz w:val="32"/>
          <w:szCs w:val="32"/>
        </w:rPr>
        <w:t>13.2</w:t>
      </w:r>
      <w:r>
        <w:rPr>
          <w:color w:val="000000"/>
          <w:kern w:val="0"/>
          <w:sz w:val="32"/>
          <w:szCs w:val="32"/>
        </w:rPr>
        <w:t xml:space="preserve"> </w:t>
      </w:r>
      <w:r>
        <w:rPr>
          <w:rFonts w:ascii="宋体" w:cs="宋体" w:hAnsi="宋体"/>
          <w:color w:val="000000"/>
          <w:kern w:val="0"/>
          <w:sz w:val="32"/>
          <w:szCs w:val="32"/>
        </w:rPr>
        <w:t xml:space="preserve">实验 </w:t>
      </w:r>
      <w:r>
        <w:rPr>
          <w:bCs/>
          <w:color w:val="000000"/>
          <w:kern w:val="0"/>
          <w:sz w:val="32"/>
          <w:szCs w:val="32"/>
        </w:rPr>
        <w:t>13-2</w:t>
      </w:r>
      <w:r>
        <w:rPr>
          <w:color w:val="000000"/>
          <w:kern w:val="0"/>
          <w:sz w:val="32"/>
          <w:szCs w:val="32"/>
        </w:rPr>
        <w:t xml:space="preserve"> </w:t>
      </w:r>
      <w:r>
        <w:rPr>
          <w:rFonts w:ascii="宋体" w:cs="宋体" w:hAnsi="宋体"/>
          <w:color w:val="000000"/>
          <w:kern w:val="0"/>
          <w:sz w:val="32"/>
          <w:szCs w:val="32"/>
        </w:rPr>
        <w:t>子网划分组网</w:t>
      </w:r>
    </w:p>
    <w:p w14:paraId="3B844ABD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32"/>
          <w:szCs w:val="32"/>
        </w:rPr>
      </w:pPr>
    </w:p>
    <w:p w14:paraId="5D340E46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13.2.1.</w:t>
      </w:r>
      <w:r>
        <w:rPr>
          <w:rFonts w:ascii="黑体" w:cs="黑体" w:hAnsi="黑体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实验内容</w:t>
      </w:r>
    </w:p>
    <w:p w14:paraId="31147690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</w:p>
    <w:p w14:paraId="791531B3">
      <w:pPr>
        <w:pStyle w:val="style0"/>
        <w:autoSpaceDE w:val="false"/>
        <w:autoSpaceDN w:val="false"/>
        <w:adjustRightInd w:val="false"/>
        <w:spacing w:lineRule="auto" w:line="288"/>
        <w:ind w:left="84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 xml:space="preserve">按照图中给出的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 xml:space="preserve">起始地址和各部门的 </w:t>
      </w:r>
      <w:r>
        <w:rPr>
          <w:color w:val="000000"/>
          <w:kern w:val="0"/>
          <w:sz w:val="24"/>
        </w:rPr>
        <w:t xml:space="preserve">PC </w:t>
      </w:r>
      <w:r>
        <w:rPr>
          <w:rFonts w:ascii="宋体" w:cs="宋体" w:hAnsi="宋体"/>
          <w:color w:val="000000"/>
          <w:kern w:val="0"/>
          <w:sz w:val="24"/>
        </w:rPr>
        <w:t>数量，完成子网划分，并利用路由器和交换机完成网络的连接与配置。</w:t>
      </w:r>
    </w:p>
    <w:p w14:paraId="3D20937E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24"/>
        </w:rPr>
      </w:pPr>
    </w:p>
    <w:p w14:paraId="25C71F2B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ascii="宋体" w:cs="宋体" w:hAnsi="宋体" w:hint="eastAsia"/>
          <w:color w:val="000000"/>
          <w:kern w:val="0"/>
          <w:sz w:val="24"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13334</wp:posOffset>
            </wp:positionH>
            <wp:positionV relativeFrom="paragraph">
              <wp:posOffset>259715</wp:posOffset>
            </wp:positionV>
            <wp:extent cx="5489575" cy="4114800"/>
            <wp:effectExtent l="0" t="0" r="15875" b="0"/>
            <wp:wrapNone/>
            <wp:docPr id="1029" name="图片 4" descr="11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9575" cy="4114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宋体" w:cs="宋体" w:hAnsi="宋体" w:hint="eastAsia"/>
          <w:color w:val="000000"/>
          <w:kern w:val="0"/>
          <w:sz w:val="24"/>
        </w:rPr>
        <w:tab/>
      </w:r>
      <w:ins w:id="200" w:author="李甘" w:date="2025-03-19T18:22:00Z">
        <w:r w:rsidR="113F778D">
          <w:rPr>
            <w:rFonts w:ascii="宋体" w:cs="宋体" w:hAnsi="宋体" w:hint="eastAsia"/>
            <w:color w:val="000000"/>
            <w:kern w:val="0"/>
            <w:sz w:val="24"/>
          </w:rPr>
          <w:t xml:space="preserve"> </w:t>
        </w:r>
      </w:ins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13.2.2.</w:t>
      </w:r>
      <w:r>
        <w:rPr>
          <w:rFonts w:ascii="黑体" w:cs="黑体" w:hAnsi="黑体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实验目的</w:t>
      </w:r>
    </w:p>
    <w:p w14:paraId="630378A7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</w:p>
    <w:p w14:paraId="17389C2D">
      <w:pPr>
        <w:pStyle w:val="style0"/>
        <w:autoSpaceDE w:val="false"/>
        <w:autoSpaceDN w:val="false"/>
        <w:adjustRightInd w:val="false"/>
        <w:spacing w:lineRule="auto" w:line="288"/>
        <w:ind w:left="84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熟练掌握子网划分方法，理解聚合路由表项的原理和作用，根据需求熟练组网。</w:t>
      </w:r>
    </w:p>
    <w:p w14:paraId="71CC2756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del w:id="201" w:author="沈逸尘" w:date="2025-03-19T14:58:00Z"/>
          <w:rFonts w:ascii="宋体" w:cs="宋体" w:hAnsi="宋体"/>
          <w:color w:val="000000"/>
          <w:kern w:val="0"/>
          <w:sz w:val="24"/>
        </w:rPr>
      </w:pPr>
    </w:p>
    <w:p w14:paraId="400E08E6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13.2.3.</w:t>
      </w:r>
      <w:r>
        <w:rPr>
          <w:rFonts w:ascii="黑体" w:cs="黑体" w:hAnsi="黑体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实验拓扑图</w:t>
      </w:r>
    </w:p>
    <w:commentRangeStart w:id="2"/>
    <w:commentRangeEnd w:id="2"/>
    <w:p w14:paraId="757846BA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  <w:r>
        <w:rPr/>
        <w:commentReference w:id="2"/>
      </w:r>
    </w:p>
    <w:p w14:paraId="223E5258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</w:p>
    <w:p w14:paraId="4BE9CEB6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</w:p>
    <w:p w14:paraId="63AC06AA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b/>
          <w:color w:val="000000"/>
          <w:kern w:val="0"/>
          <w:sz w:val="24"/>
        </w:rPr>
      </w:pPr>
    </w:p>
    <w:p w14:paraId="59888CD6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b/>
          <w:color w:val="000000"/>
          <w:kern w:val="0"/>
          <w:sz w:val="24"/>
        </w:rPr>
      </w:pPr>
    </w:p>
    <w:p w14:paraId="668FC8DA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b/>
          <w:color w:val="000000"/>
          <w:kern w:val="0"/>
          <w:sz w:val="24"/>
        </w:rPr>
      </w:pPr>
    </w:p>
    <w:p w14:paraId="35194E9A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b/>
          <w:color w:val="000000"/>
          <w:kern w:val="0"/>
          <w:sz w:val="24"/>
        </w:rPr>
      </w:pPr>
    </w:p>
    <w:p w14:paraId="2CCF965C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b/>
          <w:color w:val="000000"/>
          <w:kern w:val="0"/>
          <w:sz w:val="24"/>
        </w:rPr>
      </w:pPr>
    </w:p>
    <w:p w14:paraId="5EC8DCF5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b/>
          <w:color w:val="000000"/>
          <w:kern w:val="0"/>
          <w:sz w:val="24"/>
        </w:rPr>
      </w:pPr>
    </w:p>
    <w:p w14:paraId="5AD17F9D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b/>
          <w:color w:val="000000"/>
          <w:kern w:val="0"/>
          <w:sz w:val="24"/>
        </w:rPr>
      </w:pPr>
    </w:p>
    <w:p w14:paraId="3219975B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b/>
          <w:color w:val="000000"/>
          <w:kern w:val="0"/>
          <w:sz w:val="24"/>
        </w:rPr>
      </w:pPr>
    </w:p>
    <w:p w14:paraId="1AD0586D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b/>
          <w:color w:val="000000"/>
          <w:kern w:val="0"/>
          <w:sz w:val="24"/>
        </w:rPr>
      </w:pPr>
    </w:p>
    <w:p w14:paraId="45DD0352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b/>
          <w:color w:val="000000"/>
          <w:kern w:val="0"/>
          <w:sz w:val="24"/>
        </w:rPr>
      </w:pPr>
      <w:r>
        <w:rPr>
          <w:rFonts w:ascii="宋体" w:cs="宋体" w:hAnsi="宋体"/>
          <w:b/>
          <w:color w:val="000000"/>
          <w:kern w:val="0"/>
          <w:sz w:val="24"/>
        </w:rPr>
        <w:br/>
      </w:r>
    </w:p>
    <w:p w14:paraId="4AD543B2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ascii="黑体" w:cs="黑体" w:hAnsi="黑体"/>
          <w:color w:val="000000"/>
          <w:kern w:val="0"/>
          <w:sz w:val="28"/>
          <w:szCs w:val="28"/>
        </w:rPr>
        <w:t>13.2.4.</w:t>
      </w:r>
      <w:r>
        <w:rPr>
          <w:rFonts w:ascii="黑体" w:cs="黑体" w:hAnsi="黑体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实验设备</w:t>
      </w:r>
    </w:p>
    <w:p w14:paraId="7292D482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</w:p>
    <w:p w14:paraId="05EF7F0F">
      <w:pPr>
        <w:pStyle w:val="style0"/>
        <w:autoSpaceDE w:val="false"/>
        <w:autoSpaceDN w:val="false"/>
        <w:adjustRightInd w:val="false"/>
        <w:spacing w:lineRule="auto" w:line="288"/>
        <w:ind w:left="84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4 </w:t>
      </w:r>
      <w:r>
        <w:rPr>
          <w:rFonts w:ascii="宋体" w:cs="宋体" w:hAnsi="宋体"/>
          <w:color w:val="000000"/>
          <w:kern w:val="0"/>
          <w:sz w:val="24"/>
        </w:rPr>
        <w:t xml:space="preserve">台 </w:t>
      </w:r>
      <w:r>
        <w:rPr>
          <w:color w:val="000000"/>
          <w:kern w:val="0"/>
          <w:sz w:val="24"/>
        </w:rPr>
        <w:t>Pc</w:t>
      </w:r>
      <w:r>
        <w:rPr>
          <w:rFonts w:ascii="宋体" w:cs="宋体" w:hAnsi="宋体"/>
          <w:color w:val="000000"/>
          <w:kern w:val="0"/>
          <w:sz w:val="24"/>
        </w:rPr>
        <w:t>，</w:t>
      </w:r>
      <w:r>
        <w:rPr>
          <w:color w:val="000000"/>
          <w:kern w:val="0"/>
          <w:sz w:val="24"/>
        </w:rPr>
        <w:t xml:space="preserve">1 </w:t>
      </w:r>
      <w:r>
        <w:rPr>
          <w:rFonts w:ascii="宋体" w:cs="宋体" w:hAnsi="宋体"/>
          <w:color w:val="000000"/>
          <w:kern w:val="0"/>
          <w:sz w:val="24"/>
        </w:rPr>
        <w:t xml:space="preserve">台 </w:t>
      </w:r>
      <w:r>
        <w:rPr>
          <w:color w:val="000000"/>
          <w:kern w:val="0"/>
          <w:sz w:val="24"/>
        </w:rPr>
        <w:t xml:space="preserve">S3610 </w:t>
      </w:r>
      <w:r>
        <w:rPr>
          <w:rFonts w:ascii="宋体" w:cs="宋体" w:hAnsi="宋体"/>
          <w:color w:val="000000"/>
          <w:kern w:val="0"/>
          <w:sz w:val="24"/>
        </w:rPr>
        <w:t>交换机，</w:t>
      </w:r>
      <w:r>
        <w:rPr>
          <w:color w:val="000000"/>
          <w:kern w:val="0"/>
          <w:sz w:val="24"/>
        </w:rPr>
        <w:t xml:space="preserve">2 </w:t>
      </w:r>
      <w:r>
        <w:rPr>
          <w:rFonts w:ascii="宋体" w:cs="宋体" w:hAnsi="宋体"/>
          <w:color w:val="000000"/>
          <w:kern w:val="0"/>
          <w:sz w:val="24"/>
        </w:rPr>
        <w:t xml:space="preserve">台 </w:t>
      </w:r>
      <w:r>
        <w:rPr>
          <w:color w:val="000000"/>
          <w:kern w:val="0"/>
          <w:sz w:val="24"/>
        </w:rPr>
        <w:t xml:space="preserve">S3100 </w:t>
      </w:r>
      <w:r>
        <w:rPr>
          <w:rFonts w:ascii="宋体" w:cs="宋体" w:hAnsi="宋体"/>
          <w:color w:val="000000"/>
          <w:kern w:val="0"/>
          <w:sz w:val="24"/>
        </w:rPr>
        <w:t>交换机，</w:t>
      </w:r>
      <w:r>
        <w:rPr>
          <w:color w:val="000000"/>
          <w:kern w:val="0"/>
          <w:sz w:val="24"/>
        </w:rPr>
        <w:t xml:space="preserve">1 </w:t>
      </w:r>
      <w:r>
        <w:rPr>
          <w:rFonts w:ascii="宋体" w:cs="宋体" w:hAnsi="宋体"/>
          <w:color w:val="000000"/>
          <w:kern w:val="0"/>
          <w:sz w:val="24"/>
        </w:rPr>
        <w:t xml:space="preserve">台 </w:t>
      </w:r>
      <w:r>
        <w:rPr>
          <w:color w:val="000000"/>
          <w:kern w:val="0"/>
          <w:sz w:val="24"/>
        </w:rPr>
        <w:t xml:space="preserve">MSR20-40 </w:t>
      </w:r>
      <w:r>
        <w:rPr>
          <w:rFonts w:ascii="宋体" w:cs="宋体" w:hAnsi="宋体"/>
          <w:color w:val="000000"/>
          <w:kern w:val="0"/>
          <w:sz w:val="24"/>
        </w:rPr>
        <w:t>路由器。</w:t>
      </w:r>
    </w:p>
    <w:p w14:paraId="4FEA116E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24"/>
        </w:rPr>
      </w:pPr>
    </w:p>
    <w:p w14:paraId="61AB7E87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13.2.5.</w:t>
      </w:r>
      <w:r>
        <w:rPr>
          <w:rFonts w:ascii="黑体" w:cs="黑体" w:hAnsi="黑体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实验步骤</w:t>
      </w:r>
    </w:p>
    <w:p w14:paraId="0B21EB85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</w:p>
    <w:p w14:paraId="2F550510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宋体" w:cs="宋体" w:hAnsi="宋体"/>
          <w:color w:val="000000"/>
          <w:kern w:val="0"/>
          <w:sz w:val="24"/>
        </w:rPr>
        <w:t>步骤一</w:t>
      </w:r>
    </w:p>
    <w:p w14:paraId="52AD9975">
      <w:pPr>
        <w:pStyle w:val="style179"/>
        <w:numPr>
          <w:ilvl w:val="0"/>
          <w:numId w:val="1"/>
        </w:numPr>
        <w:spacing w:lineRule="auto" w:line="288"/>
        <w:ind w:firstLineChars="0"/>
        <w:rPr>
          <w:ins w:id="202" w:author="李甘" w:date="2025-03-19T16:16:00Z"/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按照拓扑图连接好网线</w:t>
      </w:r>
      <w:ins w:id="203" w:author="李甘" w:date="2025-03-19T16:17:00Z">
        <w:r w:rsidR="A98782E2">
          <w:rPr>
            <w:rFonts w:ascii="宋体" w:cs="宋体" w:hAnsi="宋体" w:hint="eastAsia"/>
            <w:color w:val="000000"/>
            <w:kern w:val="0"/>
            <w:sz w:val="24"/>
          </w:rPr>
          <w:t>。</w:t>
        </w:r>
      </w:ins>
      <w:ins w:id="204" w:author="李甘" w:date="2025-03-19T16:16:00Z">
        <w:r w:rsidR="0DD305D8">
          <w:rPr>
            <w:rFonts w:ascii="宋体" w:cs="宋体" w:hAnsi="宋体" w:hint="eastAsia"/>
            <w:color w:val="000000"/>
            <w:kern w:val="0"/>
            <w:sz w:val="24"/>
          </w:rPr>
          <w:t>需要注意：实际上图中的SW1为三层交换机、SW2和SW3为二层交换机，然而实际设备中SW1和SW2为三层交换机、SW3和SW4为二层交换机。所以图中的SW1实际上应该使用SW1设备，图中的SW2和SW3应该使用SW3和SW4设备。</w:t>
        </w:r>
      </w:ins>
    </w:p>
    <w:p w14:paraId="44B418FD">
      <w:pPr>
        <w:pStyle w:val="style179"/>
        <w:numPr>
          <w:ilvl w:val="0"/>
          <w:numId w:val="4"/>
        </w:numPr>
        <w:autoSpaceDE w:val="false"/>
        <w:autoSpaceDN w:val="false"/>
        <w:adjustRightInd w:val="false"/>
        <w:spacing w:lineRule="auto" w:line="288"/>
        <w:ind w:firstLineChars="0"/>
        <w:jc w:val="left"/>
        <w:rPr>
          <w:rFonts w:ascii="宋体" w:cs="宋体" w:hAnsi="宋体"/>
          <w:color w:val="000000"/>
          <w:kern w:val="0"/>
          <w:sz w:val="24"/>
        </w:rPr>
      </w:pPr>
    </w:p>
    <w:p w14:paraId="5D4A9F07">
      <w:pPr>
        <w:pStyle w:val="style0"/>
        <w:autoSpaceDE w:val="false"/>
        <w:autoSpaceDN w:val="false"/>
        <w:adjustRightInd w:val="false"/>
        <w:spacing w:lineRule="auto" w:line="288"/>
        <w:ind w:left="126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步骤二</w:t>
      </w:r>
    </w:p>
    <w:p w14:paraId="12C3B347">
      <w:pPr>
        <w:pStyle w:val="style179"/>
        <w:numPr>
          <w:ilvl w:val="0"/>
          <w:numId w:val="5"/>
        </w:numPr>
        <w:autoSpaceDE w:val="false"/>
        <w:autoSpaceDN w:val="false"/>
        <w:adjustRightInd w:val="false"/>
        <w:spacing w:lineRule="auto" w:line="288"/>
        <w:ind w:firstLineChars="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计算各台主机的首末 IP 地址</w:t>
      </w:r>
    </w:p>
    <w:p w14:paraId="78C15533">
      <w:pPr>
        <w:pStyle w:val="style179"/>
        <w:numPr>
          <w:ilvl w:val="0"/>
          <w:numId w:val="5"/>
        </w:numPr>
        <w:autoSpaceDE w:val="false"/>
        <w:autoSpaceDN w:val="false"/>
        <w:adjustRightInd w:val="false"/>
        <w:spacing w:lineRule="auto" w:line="288"/>
        <w:ind w:firstLineChars="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配置好 PC 及各个设备的各个端口 IP 地址</w:t>
      </w:r>
    </w:p>
    <w:p w14:paraId="2BEE7E63">
      <w:pPr>
        <w:pStyle w:val="style0"/>
        <w:autoSpaceDE w:val="false"/>
        <w:autoSpaceDN w:val="false"/>
        <w:adjustRightInd w:val="false"/>
        <w:spacing w:lineRule="auto" w:line="288"/>
        <w:ind w:left="84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步骤三</w:t>
      </w:r>
    </w:p>
    <w:p w14:paraId="7773755A">
      <w:pPr>
        <w:pStyle w:val="style179"/>
        <w:numPr>
          <w:ilvl w:val="0"/>
          <w:numId w:val="6"/>
        </w:numPr>
        <w:autoSpaceDE w:val="false"/>
        <w:autoSpaceDN w:val="false"/>
        <w:adjustRightInd w:val="false"/>
        <w:spacing w:lineRule="auto" w:line="288"/>
        <w:ind w:firstLineChars="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 xml:space="preserve">配置各个 </w:t>
      </w:r>
      <w:r>
        <w:rPr>
          <w:color w:val="000000"/>
          <w:kern w:val="0"/>
          <w:sz w:val="24"/>
        </w:rPr>
        <w:t xml:space="preserve">VLAN </w:t>
      </w:r>
      <w:r>
        <w:rPr>
          <w:rFonts w:ascii="宋体" w:cs="宋体" w:hAnsi="宋体"/>
          <w:color w:val="000000"/>
          <w:kern w:val="0"/>
          <w:sz w:val="24"/>
        </w:rPr>
        <w:t xml:space="preserve">并将端口添加到相应 </w:t>
      </w:r>
      <w:r>
        <w:rPr>
          <w:color w:val="000000"/>
          <w:kern w:val="0"/>
          <w:sz w:val="24"/>
        </w:rPr>
        <w:t xml:space="preserve">VLAN </w:t>
      </w:r>
      <w:r>
        <w:rPr>
          <w:rFonts w:ascii="宋体" w:cs="宋体" w:hAnsi="宋体"/>
          <w:color w:val="000000"/>
          <w:kern w:val="0"/>
          <w:sz w:val="24"/>
        </w:rPr>
        <w:t>中</w:t>
      </w:r>
    </w:p>
    <w:p w14:paraId="2369F249">
      <w:pPr>
        <w:pStyle w:val="style179"/>
        <w:numPr>
          <w:ilvl w:val="0"/>
          <w:numId w:val="6"/>
        </w:numPr>
        <w:autoSpaceDE w:val="false"/>
        <w:autoSpaceDN w:val="false"/>
        <w:adjustRightInd w:val="false"/>
        <w:spacing w:lineRule="auto" w:line="288"/>
        <w:ind w:firstLineChars="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 xml:space="preserve">在三层交换机上配置 </w:t>
      </w:r>
      <w:r>
        <w:rPr>
          <w:color w:val="000000"/>
          <w:kern w:val="0"/>
          <w:sz w:val="24"/>
        </w:rPr>
        <w:t xml:space="preserve">VLAN </w:t>
      </w:r>
      <w:r>
        <w:rPr>
          <w:rFonts w:ascii="宋体" w:cs="宋体" w:hAnsi="宋体"/>
          <w:color w:val="000000"/>
          <w:kern w:val="0"/>
          <w:sz w:val="24"/>
        </w:rPr>
        <w:t xml:space="preserve">的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>地址</w:t>
      </w:r>
    </w:p>
    <w:p w14:paraId="3280A646">
      <w:pPr>
        <w:pStyle w:val="style179"/>
        <w:numPr>
          <w:ilvl w:val="0"/>
          <w:numId w:val="6"/>
        </w:numPr>
        <w:autoSpaceDE w:val="false"/>
        <w:autoSpaceDN w:val="false"/>
        <w:adjustRightInd w:val="false"/>
        <w:spacing w:lineRule="auto" w:line="288"/>
        <w:ind w:firstLineChars="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 xml:space="preserve">配置 </w:t>
      </w:r>
      <w:r>
        <w:rPr>
          <w:color w:val="000000"/>
          <w:kern w:val="0"/>
          <w:sz w:val="24"/>
        </w:rPr>
        <w:t xml:space="preserve">SW1 </w:t>
      </w:r>
      <w:r>
        <w:rPr>
          <w:rFonts w:ascii="宋体" w:cs="宋体" w:hAnsi="宋体"/>
          <w:color w:val="000000"/>
          <w:kern w:val="0"/>
          <w:sz w:val="24"/>
        </w:rPr>
        <w:t xml:space="preserve">的 </w:t>
      </w:r>
      <w:r>
        <w:rPr>
          <w:color w:val="000000"/>
          <w:kern w:val="0"/>
          <w:sz w:val="24"/>
        </w:rPr>
        <w:t xml:space="preserve">E1/0/2 </w:t>
      </w:r>
      <w:r>
        <w:rPr>
          <w:rFonts w:ascii="宋体" w:cs="宋体" w:hAnsi="宋体"/>
          <w:color w:val="000000"/>
          <w:kern w:val="0"/>
          <w:sz w:val="24"/>
        </w:rPr>
        <w:t>端口，</w:t>
      </w:r>
      <w:r>
        <w:rPr>
          <w:color w:val="000000"/>
          <w:kern w:val="0"/>
          <w:sz w:val="24"/>
        </w:rPr>
        <w:t xml:space="preserve">SW2 </w:t>
      </w:r>
      <w:r>
        <w:rPr>
          <w:rFonts w:ascii="宋体" w:cs="宋体" w:hAnsi="宋体"/>
          <w:color w:val="000000"/>
          <w:kern w:val="0"/>
          <w:sz w:val="24"/>
        </w:rPr>
        <w:t xml:space="preserve">的 </w:t>
      </w:r>
      <w:r>
        <w:rPr>
          <w:color w:val="000000"/>
          <w:kern w:val="0"/>
          <w:sz w:val="24"/>
        </w:rPr>
        <w:t xml:space="preserve">E1/0/1 </w:t>
      </w:r>
      <w:r>
        <w:rPr>
          <w:rFonts w:ascii="宋体" w:cs="宋体" w:hAnsi="宋体"/>
          <w:color w:val="000000"/>
          <w:kern w:val="0"/>
          <w:sz w:val="24"/>
        </w:rPr>
        <w:t xml:space="preserve">为 </w:t>
      </w:r>
      <w:r>
        <w:rPr>
          <w:color w:val="000000"/>
          <w:kern w:val="0"/>
          <w:sz w:val="24"/>
        </w:rPr>
        <w:t xml:space="preserve">trunk </w:t>
      </w:r>
      <w:r>
        <w:rPr>
          <w:rFonts w:ascii="宋体" w:cs="宋体" w:hAnsi="宋体"/>
          <w:color w:val="000000"/>
          <w:kern w:val="0"/>
          <w:sz w:val="24"/>
        </w:rPr>
        <w:t>口</w:t>
      </w:r>
    </w:p>
    <w:p w14:paraId="0C779769">
      <w:pPr>
        <w:pStyle w:val="style0"/>
        <w:autoSpaceDE w:val="false"/>
        <w:autoSpaceDN w:val="false"/>
        <w:adjustRightInd w:val="false"/>
        <w:spacing w:lineRule="auto" w:line="288"/>
        <w:ind w:left="126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步骤四</w:t>
      </w:r>
    </w:p>
    <w:p w14:paraId="62F851A9">
      <w:pPr>
        <w:pStyle w:val="style179"/>
        <w:numPr>
          <w:ilvl w:val="0"/>
          <w:numId w:val="7"/>
        </w:numPr>
        <w:autoSpaceDE w:val="false"/>
        <w:autoSpaceDN w:val="false"/>
        <w:adjustRightInd w:val="false"/>
        <w:spacing w:lineRule="auto" w:line="288"/>
        <w:ind w:firstLineChars="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 xml:space="preserve">向 </w:t>
      </w:r>
      <w:r>
        <w:rPr>
          <w:color w:val="000000"/>
          <w:kern w:val="0"/>
          <w:sz w:val="24"/>
        </w:rPr>
        <w:t xml:space="preserve">SW1 </w:t>
      </w:r>
      <w:r>
        <w:rPr>
          <w:rFonts w:ascii="宋体" w:cs="宋体" w:hAnsi="宋体"/>
          <w:color w:val="000000"/>
          <w:kern w:val="0"/>
          <w:sz w:val="24"/>
        </w:rPr>
        <w:t xml:space="preserve">的路由表内添加 </w:t>
      </w:r>
      <w:r>
        <w:rPr>
          <w:color w:val="000000"/>
          <w:kern w:val="0"/>
          <w:sz w:val="24"/>
        </w:rPr>
        <w:t xml:space="preserve">PCd </w:t>
      </w:r>
      <w:r>
        <w:rPr>
          <w:rFonts w:ascii="宋体" w:cs="宋体" w:hAnsi="宋体"/>
          <w:color w:val="000000"/>
          <w:kern w:val="0"/>
          <w:sz w:val="24"/>
        </w:rPr>
        <w:t>所在网段</w:t>
      </w:r>
    </w:p>
    <w:p w14:paraId="6B61BB46">
      <w:pPr>
        <w:pStyle w:val="style179"/>
        <w:numPr>
          <w:ilvl w:val="0"/>
          <w:numId w:val="7"/>
        </w:numPr>
        <w:autoSpaceDE w:val="false"/>
        <w:autoSpaceDN w:val="false"/>
        <w:adjustRightInd w:val="false"/>
        <w:spacing w:lineRule="auto" w:line="288"/>
        <w:ind w:firstLineChars="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 xml:space="preserve">向 </w:t>
      </w:r>
      <w:r>
        <w:rPr>
          <w:color w:val="000000"/>
          <w:kern w:val="0"/>
          <w:sz w:val="24"/>
        </w:rPr>
        <w:t xml:space="preserve">RT </w:t>
      </w:r>
      <w:r>
        <w:rPr>
          <w:rFonts w:ascii="宋体" w:cs="宋体" w:hAnsi="宋体"/>
          <w:color w:val="000000"/>
          <w:kern w:val="0"/>
          <w:sz w:val="24"/>
        </w:rPr>
        <w:t xml:space="preserve">的路由表内添加 </w:t>
      </w:r>
      <w:r>
        <w:rPr>
          <w:color w:val="000000"/>
          <w:kern w:val="0"/>
          <w:sz w:val="24"/>
        </w:rPr>
        <w:t>VLAN2</w:t>
      </w:r>
      <w:r>
        <w:rPr>
          <w:rFonts w:ascii="宋体" w:cs="宋体" w:hAnsi="宋体"/>
          <w:color w:val="000000"/>
          <w:kern w:val="0"/>
          <w:sz w:val="24"/>
        </w:rPr>
        <w:t>、</w:t>
      </w:r>
      <w:r>
        <w:rPr>
          <w:color w:val="000000"/>
          <w:kern w:val="0"/>
          <w:sz w:val="24"/>
        </w:rPr>
        <w:t>3</w:t>
      </w:r>
      <w:r>
        <w:rPr>
          <w:rFonts w:ascii="宋体" w:cs="宋体" w:hAnsi="宋体"/>
          <w:color w:val="000000"/>
          <w:kern w:val="0"/>
          <w:sz w:val="24"/>
        </w:rPr>
        <w:t>、</w:t>
      </w:r>
      <w:r>
        <w:rPr>
          <w:color w:val="000000"/>
          <w:kern w:val="0"/>
          <w:sz w:val="24"/>
        </w:rPr>
        <w:t xml:space="preserve">4 </w:t>
      </w:r>
      <w:r>
        <w:rPr>
          <w:rFonts w:ascii="宋体" w:cs="宋体" w:hAnsi="宋体"/>
          <w:color w:val="000000"/>
          <w:kern w:val="0"/>
          <w:sz w:val="24"/>
        </w:rPr>
        <w:t>所在网段</w:t>
      </w:r>
    </w:p>
    <w:p w14:paraId="1F5A6870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24"/>
        </w:rPr>
      </w:pPr>
    </w:p>
    <w:p w14:paraId="6A655BD7">
      <w:pPr>
        <w:pStyle w:val="style0"/>
        <w:autoSpaceDE w:val="false"/>
        <w:autoSpaceDN w:val="false"/>
        <w:adjustRightInd w:val="false"/>
        <w:spacing w:lineRule="auto" w:line="288"/>
        <w:ind w:left="840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ascii="黑体" w:cs="黑体" w:hAnsi="黑体"/>
          <w:color w:val="000000"/>
          <w:kern w:val="0"/>
          <w:sz w:val="28"/>
          <w:szCs w:val="28"/>
        </w:rPr>
        <w:t>13.2.6.</w:t>
      </w:r>
      <w:r>
        <w:rPr>
          <w:rFonts w:ascii="黑体" w:cs="黑体" w:hAnsi="黑体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实验配置与命令</w:t>
      </w:r>
    </w:p>
    <w:p w14:paraId="4D812810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</w:p>
    <w:p w14:paraId="6EEAC94C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黑体" w:cs="黑体" w:hAnsi="黑体" w:hint="eastAsia"/>
          <w:color w:val="000000"/>
          <w:kern w:val="0"/>
          <w:sz w:val="28"/>
          <w:szCs w:val="28"/>
        </w:rPr>
        <w:t>同上</w:t>
      </w:r>
    </w:p>
    <w:p w14:paraId="4039607F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</w:p>
    <w:p w14:paraId="7437B396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13.2.7.</w:t>
      </w:r>
      <w:r>
        <w:rPr>
          <w:rFonts w:ascii="黑体" w:cs="黑体" w:hAnsi="黑体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实验结果分析与总结</w:t>
      </w:r>
    </w:p>
    <w:p w14:paraId="17F17E53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</w:p>
    <w:p w14:paraId="2688014F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宋体" w:cs="宋体" w:hAnsi="宋体"/>
          <w:color w:val="000000"/>
          <w:kern w:val="0"/>
          <w:sz w:val="24"/>
        </w:rPr>
        <w:t xml:space="preserve">图中 </w:t>
      </w:r>
      <w:r>
        <w:rPr>
          <w:color w:val="000000"/>
          <w:kern w:val="0"/>
          <w:sz w:val="24"/>
        </w:rPr>
        <w:t xml:space="preserve">Loopback </w:t>
      </w:r>
      <w:r>
        <w:rPr>
          <w:rFonts w:ascii="宋体" w:cs="宋体" w:hAnsi="宋体"/>
          <w:color w:val="000000"/>
          <w:kern w:val="0"/>
          <w:sz w:val="24"/>
        </w:rPr>
        <w:t>代表什么？</w:t>
      </w:r>
    </w:p>
    <w:p w14:paraId="4AA6EE4B">
      <w:pPr>
        <w:pStyle w:val="style0"/>
        <w:autoSpaceDE w:val="false"/>
        <w:autoSpaceDN w:val="false"/>
        <w:adjustRightInd w:val="false"/>
        <w:spacing w:lineRule="auto" w:line="288"/>
        <w:ind w:left="84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 xml:space="preserve">本实验只需要向 </w:t>
      </w:r>
      <w:r>
        <w:rPr>
          <w:color w:val="000000"/>
          <w:kern w:val="0"/>
          <w:sz w:val="24"/>
        </w:rPr>
        <w:t xml:space="preserve">SW1 </w:t>
      </w:r>
      <w:r>
        <w:rPr>
          <w:rFonts w:ascii="宋体" w:cs="宋体" w:hAnsi="宋体"/>
          <w:color w:val="000000"/>
          <w:kern w:val="0"/>
          <w:sz w:val="24"/>
        </w:rPr>
        <w:t xml:space="preserve">及 </w:t>
      </w:r>
      <w:r>
        <w:rPr>
          <w:color w:val="000000"/>
          <w:kern w:val="0"/>
          <w:sz w:val="24"/>
        </w:rPr>
        <w:t xml:space="preserve">RT </w:t>
      </w:r>
      <w:r>
        <w:rPr>
          <w:rFonts w:ascii="宋体" w:cs="宋体" w:hAnsi="宋体"/>
          <w:color w:val="000000"/>
          <w:kern w:val="0"/>
          <w:sz w:val="24"/>
        </w:rPr>
        <w:t xml:space="preserve">的路由表中各添加一条路由信息，想想向 </w:t>
      </w:r>
      <w:r>
        <w:rPr>
          <w:color w:val="000000"/>
          <w:kern w:val="0"/>
          <w:sz w:val="24"/>
        </w:rPr>
        <w:t>SW1</w:t>
      </w:r>
      <w:r>
        <w:rPr>
          <w:rFonts w:hint="eastAsia"/>
          <w:color w:val="000000"/>
          <w:kern w:val="0"/>
          <w:sz w:val="24"/>
        </w:rPr>
        <w:t xml:space="preserve"> </w:t>
      </w:r>
      <w:r>
        <w:rPr>
          <w:rFonts w:ascii="宋体" w:cs="宋体" w:hAnsi="宋体"/>
          <w:color w:val="000000"/>
          <w:kern w:val="0"/>
          <w:sz w:val="24"/>
        </w:rPr>
        <w:t>的路由表中添加的子网网段是什么？</w:t>
      </w:r>
    </w:p>
    <w:p w14:paraId="01108EBD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24"/>
        </w:rPr>
      </w:pPr>
    </w:p>
    <w:p w14:paraId="734093D1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宋体" w:cs="宋体" w:hAnsi="宋体" w:hint="eastAsia"/>
          <w:color w:val="000000"/>
          <w:kern w:val="0"/>
          <w:sz w:val="24"/>
        </w:rPr>
        <w:t>附：配置命令如下：</w:t>
      </w:r>
    </w:p>
    <w:p w14:paraId="0F73AABF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宋体" w:cs="宋体" w:hAnsi="宋体" w:hint="eastAsia"/>
          <w:color w:val="000000"/>
          <w:kern w:val="0"/>
          <w:sz w:val="24"/>
        </w:rPr>
        <w:tab/>
      </w:r>
    </w:p>
    <w:p w14:paraId="636A1D1A">
      <w:pPr>
        <w:pStyle w:val="style0"/>
        <w:spacing w:lineRule="auto" w:line="288"/>
        <w:rPr/>
      </w:pP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hint="eastAsia"/>
        </w:rPr>
        <w:t>连接好网线之后</w:t>
      </w:r>
    </w:p>
    <w:p w14:paraId="78EB65BA">
      <w:pPr>
        <w:pStyle w:val="style0"/>
        <w:spacing w:lineRule="auto" w:line="288"/>
        <w:rPr/>
      </w:pPr>
    </w:p>
    <w:p w14:paraId="79AA975D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 xml:space="preserve">配置SW2 </w:t>
      </w:r>
    </w:p>
    <w:p w14:paraId="207DC24C">
      <w:pPr>
        <w:pStyle w:val="style0"/>
        <w:spacing w:lineRule="auto" w:line="288"/>
        <w:ind w:left="840" w:leftChars="400"/>
        <w:rPr>
          <w:ins w:id="205" w:author="李甘" w:date="2025-03-23T00:10:00Z"/>
          <w:rFonts w:hint="eastAsia"/>
        </w:rPr>
      </w:pPr>
      <w:r>
        <w:rPr>
          <w:rFonts w:hint="eastAsia"/>
        </w:rPr>
        <w:t>打开二层交换机，修改交换机名为SW2</w:t>
      </w:r>
    </w:p>
    <w:p w14:paraId="1FCB7D91">
      <w:pPr>
        <w:pStyle w:val="style0"/>
        <w:spacing w:lineRule="auto" w:line="240"/>
        <w:ind w:left="0" w:leftChars="0"/>
        <w:rPr>
          <w:rFonts w:hint="eastAsia"/>
        </w:rPr>
        <w:pPrChange w:id="206" w:author="李甘" w:date="2025-03-23T00:10:00Z">
          <w:pPr>
            <w:pStyle w:val="style0"/>
            <w:spacing w:lineRule="auto" w:line="288"/>
            <w:ind w:left="840" w:leftChars="400"/>
          </w:pPr>
        </w:pPrChange>
      </w:pPr>
      <w:ins w:id="207" w:author="李甘" w:date="2025-03-23T00:10:00Z">
        <w:r w:rsidR="EF7B9D61">
          <w:rPr>
            <w:rFonts w:ascii="微软雅黑" w:cs="微软雅黑" w:eastAsia="微软雅黑" w:hAnsi="微软雅黑" w:hint="default"/>
            <w:kern w:val="2"/>
            <w:sz w:val="22"/>
            <w:szCs w:val="22"/>
            <w:lang w:val="en-US" w:eastAsia="zh-CN"/>
          </w:rPr>
          <w:t>登陆后，请按照如下步骤重置交换机：（如果在光标前显示[...]，说明你位于系统视图中，先按Ctrl+Z退出系统视图），然后输入reboot，第一个选项输入N，第二个输入Y，等待一段时间后即可。</w:t>
        </w:r>
      </w:ins>
    </w:p>
    <w:p w14:paraId="1393ACA9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&lt;SW2&gt;sys</w:t>
      </w:r>
    </w:p>
    <w:p w14:paraId="23539B13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[SW2]sysname SW2</w:t>
      </w:r>
    </w:p>
    <w:p w14:paraId="5970ECE9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[SW2]vlan 2</w:t>
      </w:r>
    </w:p>
    <w:p w14:paraId="5C3D8BA5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[SW2-vlan 2] port Ethernet 1/0/3 Ethernet 1/0/4</w:t>
      </w:r>
    </w:p>
    <w:p w14:paraId="40233373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 xml:space="preserve">[SW2-vlan 2]quit </w:t>
      </w:r>
    </w:p>
    <w:p w14:paraId="21799BF2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[SW2]vlan 3</w:t>
      </w:r>
    </w:p>
    <w:p w14:paraId="51604C3C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[SW2-vlan 3]port Ethernet 1/0/5 Ethernet 1/0/6</w:t>
      </w:r>
    </w:p>
    <w:p w14:paraId="765971E9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 xml:space="preserve">[SW2-vlan 3]quit </w:t>
      </w:r>
    </w:p>
    <w:p w14:paraId="6073E8DC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[SW2]interface Ethernet 1/0/1</w:t>
      </w:r>
    </w:p>
    <w:p w14:paraId="59B92B71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[SW2- Ethernet 1/0/1]port link-type trunk</w:t>
      </w:r>
    </w:p>
    <w:p w14:paraId="2FC480FE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[SW2- Ethernet 1/0/1]port trunk permit vlan all</w:t>
      </w:r>
    </w:p>
    <w:p w14:paraId="20955C2E">
      <w:pPr>
        <w:pStyle w:val="style0"/>
        <w:spacing w:lineRule="auto" w:line="288"/>
        <w:ind w:left="840" w:leftChars="400" w:firstLine="105" w:firstLineChars="50"/>
        <w:rPr/>
      </w:pPr>
      <w:r>
        <w:rPr>
          <w:rFonts w:hint="eastAsia"/>
        </w:rPr>
        <w:t xml:space="preserve">Please wait </w:t>
      </w:r>
      <w:r>
        <w:t>……………………………………………</w:t>
      </w:r>
      <w:r>
        <w:rPr>
          <w:rFonts w:hint="eastAsia"/>
        </w:rPr>
        <w:t>Done.</w:t>
      </w:r>
    </w:p>
    <w:p w14:paraId="1CFE0444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[SW2- Ethernet 1/0/1]quit</w:t>
      </w:r>
    </w:p>
    <w:p w14:paraId="57F656FB">
      <w:pPr>
        <w:pStyle w:val="style0"/>
        <w:spacing w:lineRule="auto" w:line="288"/>
        <w:ind w:left="840" w:leftChars="400"/>
        <w:rPr>
          <w:ins w:id="208" w:author="李甘" w:date="2025-03-19T16:40:00Z"/>
        </w:rPr>
      </w:pPr>
    </w:p>
    <w:p w14:paraId="22B5654A">
      <w:pPr>
        <w:pStyle w:val="style0"/>
        <w:spacing w:lineRule="auto" w:line="288"/>
        <w:ind w:left="840" w:leftChars="400"/>
        <w:rPr>
          <w:ins w:id="209" w:author="李甘" w:date="2025-03-19T16:40:00Z"/>
          <w:rFonts w:eastAsia="宋体" w:hint="eastAsia"/>
        </w:rPr>
      </w:pPr>
      <w:ins w:id="210" w:author="李甘" w:date="2025-03-19T16:40:00Z">
        <w:r w:rsidR="0C940525">
          <w:rPr>
            <w:rFonts w:hint="eastAsia"/>
          </w:rPr>
          <w:t>配置SW</w:t>
        </w:r>
      </w:ins>
      <w:ins w:id="211" w:author="李甘" w:date="2025-03-19T16:41:00Z">
        <w:r w:rsidR="8B2D23B9">
          <w:rPr>
            <w:rFonts w:hint="eastAsia"/>
          </w:rPr>
          <w:t>3</w:t>
        </w:r>
      </w:ins>
    </w:p>
    <w:p w14:paraId="13D130CA">
      <w:pPr>
        <w:pStyle w:val="style0"/>
        <w:spacing w:lineRule="auto" w:line="288"/>
        <w:ind w:left="840" w:leftChars="400"/>
        <w:rPr>
          <w:ins w:id="212" w:author="李甘" w:date="2025-03-19T16:40:00Z"/>
          <w:rFonts w:hint="eastAsia"/>
          <w:b/>
          <w:bCs/>
          <w:rPrChange w:id="213" w:author="李甘" w:date="2025-03-19T16:40:00Z">
            <w:rPr>
              <w:ins w:id="214" w:author="李甘" w:date="2025-03-19T16:40:00Z"/>
            </w:rPr>
          </w:rPrChange>
        </w:rPr>
      </w:pPr>
      <w:ins w:id="215" w:author="李甘" w:date="2025-03-19T16:40:00Z">
        <w:r w:rsidR="1AC9BF70">
          <w:rPr>
            <w:rFonts w:hint="eastAsia"/>
          </w:rPr>
          <w:t>打开二层交换机，</w:t>
        </w:r>
      </w:ins>
      <w:ins w:id="216" w:author="李甘" w:date="2025-03-19T16:40:00Z">
        <w:r w:rsidR="CB23C406">
          <w:rPr>
            <w:rFonts w:hint="eastAsia"/>
          </w:rPr>
          <w:t>输入</w:t>
        </w:r>
      </w:ins>
      <w:ins w:id="217" w:author="李甘" w:date="2025-03-19T16:40:00Z">
        <w:r w:rsidR="0A2214F7">
          <w:rPr>
            <w:rFonts w:hint="eastAsia"/>
          </w:rPr>
          <w:t>reboot</w:t>
        </w:r>
      </w:ins>
      <w:ins w:id="218" w:author="李甘" w:date="2025-03-19T16:40:00Z">
        <w:r w:rsidR="B6D7B465">
          <w:rPr>
            <w:rFonts w:hint="eastAsia"/>
          </w:rPr>
          <w:t>重启</w:t>
        </w:r>
      </w:ins>
      <w:ins w:id="219" w:author="李甘" w:date="2025-03-19T16:40:00Z">
        <w:r w:rsidR="C164FB9D">
          <w:rPr>
            <w:rFonts w:hint="eastAsia"/>
          </w:rPr>
          <w:t>，</w:t>
        </w:r>
      </w:ins>
      <w:ins w:id="220" w:author="李甘" w:date="2025-03-19T16:45:00Z">
        <w:r w:rsidR="CDA965BE">
          <w:rPr>
            <w:rFonts w:hint="eastAsia"/>
          </w:rPr>
          <w:t>第一个</w:t>
        </w:r>
      </w:ins>
      <w:ins w:id="221" w:author="李甘" w:date="2025-03-19T16:45:00Z">
        <w:r w:rsidR="56C14D1C">
          <w:rPr>
            <w:rFonts w:hint="eastAsia"/>
          </w:rPr>
          <w:t>选项</w:t>
        </w:r>
      </w:ins>
      <w:ins w:id="222" w:author="李甘" w:date="2025-03-19T16:45:00Z">
        <w:r w:rsidR="3AAF2982">
          <w:rPr>
            <w:rFonts w:hint="eastAsia"/>
          </w:rPr>
          <w:t>按</w:t>
        </w:r>
      </w:ins>
      <w:ins w:id="223" w:author="李甘" w:date="2025-03-19T16:45:00Z">
        <w:r w:rsidR="CDC244BD">
          <w:rPr>
            <w:rFonts w:hint="eastAsia"/>
          </w:rPr>
          <w:t>N，</w:t>
        </w:r>
      </w:ins>
      <w:ins w:id="224" w:author="李甘" w:date="2025-03-19T16:45:00Z">
        <w:r w:rsidR="5E13A3DB">
          <w:rPr>
            <w:rFonts w:hint="eastAsia"/>
          </w:rPr>
          <w:t>第二个</w:t>
        </w:r>
      </w:ins>
      <w:ins w:id="225" w:author="李甘" w:date="2025-03-19T16:45:00Z">
        <w:r w:rsidR="391E4D16">
          <w:rPr>
            <w:rFonts w:hint="eastAsia"/>
          </w:rPr>
          <w:t>选项</w:t>
        </w:r>
      </w:ins>
      <w:ins w:id="226" w:author="李甘" w:date="2025-03-19T16:45:00Z">
        <w:r w:rsidR="F0744FD9">
          <w:rPr>
            <w:rFonts w:hint="eastAsia"/>
          </w:rPr>
          <w:t>按</w:t>
        </w:r>
      </w:ins>
      <w:ins w:id="227" w:author="李甘" w:date="2025-03-19T16:45:00Z">
        <w:r w:rsidR="481E91C7">
          <w:rPr>
            <w:rFonts w:hint="eastAsia"/>
          </w:rPr>
          <w:t>Y</w:t>
        </w:r>
      </w:ins>
      <w:ins w:id="228" w:author="李甘" w:date="2025-03-19T16:45:00Z">
        <w:r w:rsidR="386B2B1C">
          <w:rPr>
            <w:rFonts w:hint="eastAsia"/>
          </w:rPr>
          <w:t>，</w:t>
        </w:r>
      </w:ins>
      <w:ins w:id="229" w:author="李甘" w:date="2025-03-19T16:40:00Z">
        <w:r w:rsidR="96377C9B">
          <w:rPr>
            <w:rFonts w:hint="eastAsia"/>
          </w:rPr>
          <w:t>以</w:t>
        </w:r>
      </w:ins>
      <w:ins w:id="230" w:author="李甘" w:date="2025-03-19T16:40:00Z">
        <w:r w:rsidR="8AB6F2B6">
          <w:rPr>
            <w:rFonts w:hint="eastAsia"/>
          </w:rPr>
          <w:t>恢复</w:t>
        </w:r>
      </w:ins>
      <w:ins w:id="231" w:author="李甘" w:date="2025-03-19T16:41:00Z">
        <w:r w:rsidR="8DC30A7D">
          <w:rPr>
            <w:rFonts w:hint="eastAsia"/>
          </w:rPr>
          <w:t>出厂设置</w:t>
        </w:r>
      </w:ins>
    </w:p>
    <w:p w14:paraId="0EB9FF8E">
      <w:pPr>
        <w:pStyle w:val="style0"/>
        <w:spacing w:lineRule="auto" w:line="288"/>
        <w:ind w:left="840" w:leftChars="400"/>
        <w:rPr/>
      </w:pPr>
    </w:p>
    <w:p w14:paraId="2073B074">
      <w:pPr>
        <w:pStyle w:val="style0"/>
        <w:spacing w:lineRule="auto" w:line="288"/>
        <w:ind w:left="840" w:leftChars="400"/>
        <w:rPr>
          <w:rFonts w:eastAsia="宋体" w:hint="eastAsia"/>
        </w:rPr>
      </w:pPr>
      <w:r>
        <w:rPr>
          <w:rFonts w:hint="eastAsia"/>
        </w:rPr>
        <w:t>配置SW1</w:t>
      </w:r>
      <w:ins w:id="232" w:author="宁泰来" w:date="2025-03-19T14:41:00Z">
        <w:r w:rsidR="7D78D723">
          <w:rPr>
            <w:rFonts w:hint="eastAsia"/>
          </w:rPr>
          <w:t>(</w:t>
        </w:r>
      </w:ins>
      <w:ins w:id="233" w:author="宁泰来" w:date="2025-03-19T14:41:00Z">
        <w:r w:rsidR="4CEB4C12">
          <w:rPr>
            <w:rFonts w:hint="eastAsia"/>
          </w:rPr>
          <w:t>Gigabit</w:t>
        </w:r>
      </w:ins>
      <w:ins w:id="234" w:author="宁泰来" w:date="2025-03-19T14:41:00Z">
        <w:r w:rsidR="A3470383">
          <w:rPr>
            <w:rFonts w:hint="eastAsia"/>
          </w:rPr>
          <w:t>)</w:t>
        </w:r>
      </w:ins>
    </w:p>
    <w:p w14:paraId="114520BE">
      <w:pPr>
        <w:pStyle w:val="style0"/>
        <w:spacing w:lineRule="auto" w:line="288"/>
        <w:ind w:left="840" w:leftChars="400"/>
        <w:rPr/>
      </w:pPr>
      <w:r>
        <w:t>[H3C]sys SW1</w:t>
      </w:r>
    </w:p>
    <w:p w14:paraId="2405E142">
      <w:pPr>
        <w:pStyle w:val="style0"/>
        <w:spacing w:lineRule="auto" w:line="288"/>
        <w:ind w:left="840" w:leftChars="400"/>
        <w:rPr/>
      </w:pPr>
      <w:r>
        <w:t>[SW1]vlan 4</w:t>
      </w:r>
    </w:p>
    <w:p w14:paraId="109F585A">
      <w:pPr>
        <w:pStyle w:val="style0"/>
        <w:spacing w:lineRule="auto" w:line="288"/>
        <w:ind w:left="840" w:leftChars="400"/>
        <w:rPr/>
      </w:pPr>
      <w:r>
        <w:t xml:space="preserve">[SW1-vlan4]port </w:t>
      </w:r>
      <w:ins w:id="235" w:author="李甘" w:date="2025-03-19T16:21:00Z">
        <w:r w:rsidR="B3EB3F04">
          <w:rPr>
            <w:rFonts w:hint="eastAsia"/>
          </w:rPr>
          <w:t>Gigabit</w:t>
        </w:r>
      </w:ins>
      <w:r>
        <w:t xml:space="preserve">Ethernet 1/0/7 </w:t>
      </w:r>
      <w:ins w:id="236" w:author="李甘" w:date="2025-03-19T16:22:00Z">
        <w:r w:rsidR="392A547C">
          <w:rPr>
            <w:rFonts w:hint="eastAsia"/>
          </w:rPr>
          <w:t>Gigabit</w:t>
        </w:r>
      </w:ins>
      <w:r>
        <w:t>Ethernet1/0/8</w:t>
      </w:r>
    </w:p>
    <w:p w14:paraId="4C0D3116">
      <w:pPr>
        <w:pStyle w:val="style0"/>
        <w:spacing w:lineRule="auto" w:line="288"/>
        <w:ind w:left="840" w:leftChars="400"/>
        <w:rPr/>
      </w:pPr>
      <w:r>
        <w:t>[SW1-vlan4]quit</w:t>
      </w:r>
    </w:p>
    <w:p w14:paraId="31210245">
      <w:pPr>
        <w:pStyle w:val="style0"/>
        <w:spacing w:lineRule="auto" w:line="288"/>
        <w:ind w:left="840" w:leftChars="400"/>
        <w:rPr/>
      </w:pPr>
      <w:r>
        <w:t xml:space="preserve">[SW1]interface </w:t>
      </w:r>
      <w:ins w:id="237" w:author="李甘" w:date="2025-03-19T16:22:00Z">
        <w:r w:rsidR="AC10C842">
          <w:rPr>
            <w:rFonts w:hint="eastAsia"/>
          </w:rPr>
          <w:t>Gigabit</w:t>
        </w:r>
      </w:ins>
      <w:r>
        <w:t>Ethernet 1/0/</w:t>
      </w:r>
      <w:r>
        <w:rPr>
          <w:rFonts w:hint="eastAsia"/>
        </w:rPr>
        <w:t>2</w:t>
      </w:r>
    </w:p>
    <w:p w14:paraId="5A60CC69">
      <w:pPr>
        <w:pStyle w:val="style0"/>
        <w:spacing w:lineRule="auto" w:line="288"/>
        <w:ind w:left="840" w:leftChars="400"/>
        <w:rPr/>
      </w:pPr>
      <w:r>
        <w:t>[SW1-</w:t>
      </w:r>
      <w:ins w:id="238" w:author="李甘" w:date="2025-03-19T16:22:00Z">
        <w:r w:rsidR="5A4F356D">
          <w:rPr>
            <w:rFonts w:hint="eastAsia"/>
          </w:rPr>
          <w:t>Gigabit</w:t>
        </w:r>
      </w:ins>
      <w:r>
        <w:t>Ethernet1/0/</w:t>
      </w:r>
      <w:r>
        <w:rPr>
          <w:rFonts w:hint="eastAsia"/>
        </w:rPr>
        <w:t>2</w:t>
      </w:r>
      <w:r>
        <w:t>]port link</w:t>
      </w:r>
      <w:r>
        <w:rPr>
          <w:rFonts w:hint="eastAsia"/>
        </w:rPr>
        <w:t>-</w:t>
      </w:r>
      <w:r>
        <w:t>type trunk</w:t>
      </w:r>
    </w:p>
    <w:p w14:paraId="4E8EAC97">
      <w:pPr>
        <w:pStyle w:val="style0"/>
        <w:spacing w:lineRule="auto" w:line="288"/>
        <w:ind w:left="840" w:leftChars="400"/>
        <w:rPr/>
      </w:pPr>
      <w:r>
        <w:t>[SW1-</w:t>
      </w:r>
      <w:ins w:id="239" w:author="李甘" w:date="2025-03-19T16:22:00Z">
        <w:r w:rsidR="E11EC4B6">
          <w:rPr>
            <w:rFonts w:hint="eastAsia"/>
          </w:rPr>
          <w:t>Gigabit</w:t>
        </w:r>
      </w:ins>
      <w:r>
        <w:t>Ethernet1/0/</w:t>
      </w:r>
      <w:r>
        <w:rPr>
          <w:rFonts w:hint="eastAsia"/>
        </w:rPr>
        <w:t>2</w:t>
      </w:r>
      <w:r>
        <w:t>]port trunk permit vlan all</w:t>
      </w:r>
    </w:p>
    <w:p w14:paraId="527FEB88">
      <w:pPr>
        <w:pStyle w:val="style0"/>
        <w:spacing w:lineRule="auto" w:line="288"/>
        <w:ind w:left="840" w:leftChars="400"/>
        <w:rPr/>
      </w:pPr>
      <w:r>
        <w:t>[SW1-Ethernet1/0/</w:t>
      </w:r>
      <w:r>
        <w:rPr>
          <w:rFonts w:hint="eastAsia"/>
        </w:rPr>
        <w:t>2</w:t>
      </w:r>
      <w:r>
        <w:t>]quit</w:t>
      </w:r>
    </w:p>
    <w:p w14:paraId="107B8F9C">
      <w:pPr>
        <w:pStyle w:val="style0"/>
        <w:spacing w:lineRule="auto" w:line="288"/>
        <w:ind w:left="840" w:leftChars="400"/>
        <w:rPr/>
      </w:pPr>
      <w:r>
        <w:t xml:space="preserve">[SW1] vlan </w:t>
      </w:r>
      <w:r>
        <w:rPr>
          <w:rFonts w:hint="eastAsia"/>
        </w:rPr>
        <w:t>2</w:t>
      </w:r>
    </w:p>
    <w:p w14:paraId="6F4106EC">
      <w:pPr>
        <w:pStyle w:val="style0"/>
        <w:spacing w:lineRule="auto" w:line="288"/>
        <w:ind w:left="840" w:leftChars="400"/>
        <w:rPr/>
      </w:pPr>
      <w:r>
        <w:t>[SW1</w:t>
      </w:r>
      <w:r>
        <w:rPr>
          <w:rFonts w:hint="eastAsia"/>
        </w:rPr>
        <w:t>-vlan2</w:t>
      </w:r>
      <w:r>
        <w:t>]interface vlan 2</w:t>
      </w:r>
    </w:p>
    <w:p w14:paraId="2CB36EDE">
      <w:pPr>
        <w:pStyle w:val="style0"/>
        <w:spacing w:lineRule="auto" w:line="288"/>
        <w:ind w:left="840" w:leftChars="400"/>
        <w:rPr/>
      </w:pPr>
      <w:r>
        <w:t>[SW1-Vlan-interface2]ip address 1</w:t>
      </w:r>
      <w:r>
        <w:rPr>
          <w:rFonts w:hint="eastAsia"/>
        </w:rPr>
        <w:t>72</w:t>
      </w:r>
      <w:r>
        <w:t>.1</w:t>
      </w:r>
      <w:r>
        <w:rPr>
          <w:rFonts w:hint="eastAsia"/>
        </w:rPr>
        <w:t>6</w:t>
      </w:r>
      <w:r>
        <w:t>.</w:t>
      </w:r>
      <w:r>
        <w:rPr>
          <w:rFonts w:hint="eastAsia"/>
        </w:rPr>
        <w:t>34</w:t>
      </w:r>
      <w:r>
        <w:t>.</w:t>
      </w:r>
      <w:r>
        <w:rPr>
          <w:rFonts w:hint="eastAsia"/>
        </w:rPr>
        <w:t>1 24</w:t>
      </w:r>
    </w:p>
    <w:p w14:paraId="7AB0FA1C">
      <w:pPr>
        <w:pStyle w:val="style0"/>
        <w:spacing w:lineRule="auto" w:line="288"/>
        <w:ind w:left="840" w:leftChars="400"/>
        <w:rPr/>
      </w:pPr>
      <w:r>
        <w:t>[SW1-Vlan-interface2]quit</w:t>
      </w:r>
    </w:p>
    <w:p w14:paraId="7277FE9A">
      <w:pPr>
        <w:pStyle w:val="style0"/>
        <w:spacing w:lineRule="auto" w:line="288"/>
        <w:ind w:left="840" w:leftChars="400"/>
        <w:rPr/>
      </w:pPr>
      <w:r>
        <w:t xml:space="preserve">[SW1]vlan </w:t>
      </w:r>
      <w:r>
        <w:rPr>
          <w:rFonts w:hint="eastAsia"/>
        </w:rPr>
        <w:t>3</w:t>
      </w:r>
    </w:p>
    <w:p w14:paraId="006F52A9">
      <w:pPr>
        <w:pStyle w:val="style0"/>
        <w:spacing w:lineRule="auto" w:line="288"/>
        <w:ind w:left="840" w:leftChars="400"/>
        <w:rPr/>
      </w:pPr>
      <w:r>
        <w:t>[SW1</w:t>
      </w:r>
      <w:r>
        <w:rPr>
          <w:rFonts w:hint="eastAsia"/>
        </w:rPr>
        <w:t>-vlan3</w:t>
      </w:r>
      <w:r>
        <w:t>]interface vlan 3</w:t>
      </w:r>
    </w:p>
    <w:p w14:paraId="49C2C27C">
      <w:pPr>
        <w:pStyle w:val="style0"/>
        <w:spacing w:lineRule="auto" w:line="288"/>
        <w:ind w:left="840" w:leftChars="400"/>
        <w:rPr/>
      </w:pPr>
      <w:r>
        <w:t>[SW1-Vlan-interface3]ip address 1</w:t>
      </w:r>
      <w:r>
        <w:rPr>
          <w:rFonts w:hint="eastAsia"/>
        </w:rPr>
        <w:t>72</w:t>
      </w:r>
      <w:r>
        <w:t>.16.</w:t>
      </w:r>
      <w:r>
        <w:rPr>
          <w:rFonts w:hint="eastAsia"/>
        </w:rPr>
        <w:t>24</w:t>
      </w:r>
      <w:r>
        <w:t>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21</w:t>
      </w:r>
    </w:p>
    <w:p w14:paraId="4FABE584">
      <w:pPr>
        <w:pStyle w:val="style0"/>
        <w:spacing w:lineRule="auto" w:line="288"/>
        <w:ind w:left="840" w:leftChars="400"/>
        <w:rPr/>
      </w:pPr>
      <w:r>
        <w:t>[SW1-Vlan-interface3]quit</w:t>
      </w:r>
    </w:p>
    <w:p w14:paraId="1090CF6C">
      <w:pPr>
        <w:pStyle w:val="style0"/>
        <w:spacing w:lineRule="auto" w:line="288"/>
        <w:ind w:left="840" w:leftChars="400"/>
        <w:rPr/>
      </w:pPr>
      <w:r>
        <w:t xml:space="preserve">[SW1] vlan </w:t>
      </w:r>
      <w:r>
        <w:rPr>
          <w:rFonts w:hint="eastAsia"/>
        </w:rPr>
        <w:t>4</w:t>
      </w:r>
    </w:p>
    <w:p w14:paraId="1E722D3D">
      <w:pPr>
        <w:pStyle w:val="style0"/>
        <w:spacing w:lineRule="auto" w:line="288"/>
        <w:ind w:left="840" w:leftChars="400"/>
        <w:rPr/>
      </w:pPr>
      <w:r>
        <w:t>[SW1</w:t>
      </w:r>
      <w:r>
        <w:rPr>
          <w:rFonts w:hint="eastAsia"/>
        </w:rPr>
        <w:t>-vlan4</w:t>
      </w:r>
      <w:r>
        <w:t>]interface vlan 4</w:t>
      </w:r>
    </w:p>
    <w:p w14:paraId="1D3E502F">
      <w:pPr>
        <w:pStyle w:val="style0"/>
        <w:spacing w:lineRule="auto" w:line="288"/>
        <w:ind w:left="840" w:leftChars="400"/>
        <w:rPr/>
      </w:pPr>
      <w:r>
        <w:t>[SW1-Vlan-interface4]ip address 1</w:t>
      </w:r>
      <w:r>
        <w:rPr>
          <w:rFonts w:hint="eastAsia"/>
        </w:rPr>
        <w:t>72</w:t>
      </w:r>
      <w:r>
        <w:t>.16.</w:t>
      </w:r>
      <w:r>
        <w:rPr>
          <w:rFonts w:hint="eastAsia"/>
        </w:rPr>
        <w:t>32</w:t>
      </w:r>
      <w:r>
        <w:t>.</w:t>
      </w:r>
      <w:r>
        <w:rPr>
          <w:rFonts w:hint="eastAsia"/>
        </w:rPr>
        <w:t>1</w:t>
      </w:r>
      <w:r>
        <w:t xml:space="preserve"> 2</w:t>
      </w:r>
      <w:r>
        <w:rPr>
          <w:rFonts w:hint="eastAsia"/>
        </w:rPr>
        <w:t>3</w:t>
      </w:r>
    </w:p>
    <w:p w14:paraId="7A96D870">
      <w:pPr>
        <w:pStyle w:val="style0"/>
        <w:spacing w:lineRule="auto" w:line="288"/>
        <w:ind w:left="840" w:leftChars="400"/>
        <w:rPr/>
      </w:pPr>
      <w:r>
        <w:t>[SW1-Vlan-interface4]quit</w:t>
      </w:r>
    </w:p>
    <w:p w14:paraId="07FA37D4">
      <w:pPr>
        <w:pStyle w:val="style0"/>
        <w:spacing w:lineRule="auto" w:line="288"/>
        <w:ind w:left="840" w:leftChars="400"/>
        <w:rPr/>
      </w:pPr>
      <w:r>
        <w:t xml:space="preserve">[SW1] vlan </w:t>
      </w:r>
      <w:r>
        <w:rPr>
          <w:rFonts w:hint="eastAsia"/>
        </w:rPr>
        <w:t>1</w:t>
      </w:r>
    </w:p>
    <w:p w14:paraId="253C6C4D">
      <w:pPr>
        <w:pStyle w:val="style0"/>
        <w:spacing w:lineRule="auto" w:line="288"/>
        <w:ind w:left="840" w:leftChars="400"/>
        <w:rPr/>
      </w:pPr>
      <w:r>
        <w:t>[SW1</w:t>
      </w:r>
      <w:r>
        <w:rPr>
          <w:rFonts w:hint="eastAsia"/>
        </w:rPr>
        <w:t>-vlan1</w:t>
      </w:r>
      <w:r>
        <w:t xml:space="preserve">]interface vlan </w:t>
      </w:r>
      <w:r>
        <w:rPr>
          <w:rFonts w:hint="eastAsia"/>
        </w:rPr>
        <w:t>1</w:t>
      </w:r>
    </w:p>
    <w:p w14:paraId="1A1386DD">
      <w:pPr>
        <w:pStyle w:val="style0"/>
        <w:spacing w:lineRule="auto" w:line="288"/>
        <w:ind w:left="840" w:leftChars="400"/>
        <w:rPr>
          <w:rFonts w:eastAsia="宋体" w:hint="eastAsia"/>
        </w:rPr>
      </w:pPr>
      <w:r>
        <w:t>[SW1-Vlan-interface</w:t>
      </w:r>
      <w:r>
        <w:rPr>
          <w:rFonts w:hint="eastAsia"/>
        </w:rPr>
        <w:t>1</w:t>
      </w:r>
      <w:r>
        <w:t>]ip address 1</w:t>
      </w:r>
      <w:r>
        <w:rPr>
          <w:rFonts w:hint="eastAsia"/>
        </w:rPr>
        <w:t>72</w:t>
      </w:r>
      <w:r>
        <w:t>.16.</w:t>
      </w:r>
      <w:r>
        <w:rPr>
          <w:rFonts w:hint="eastAsia"/>
        </w:rPr>
        <w:t>35</w:t>
      </w:r>
      <w:r>
        <w:t>.</w:t>
      </w:r>
      <w:r>
        <w:rPr>
          <w:rFonts w:hint="eastAsia"/>
        </w:rPr>
        <w:t>1</w:t>
      </w:r>
      <w:r>
        <w:t xml:space="preserve"> 2</w:t>
      </w:r>
      <w:r>
        <w:rPr>
          <w:rFonts w:hint="eastAsia"/>
        </w:rPr>
        <w:t>4</w:t>
      </w:r>
    </w:p>
    <w:p w14:paraId="7A298B4C">
      <w:pPr>
        <w:pStyle w:val="style0"/>
        <w:spacing w:lineRule="auto" w:line="288"/>
        <w:ind w:left="840" w:leftChars="400"/>
        <w:rPr/>
      </w:pPr>
      <w:r>
        <w:t>[SW1-Vlan-interface</w:t>
      </w:r>
      <w:r>
        <w:rPr>
          <w:rFonts w:hint="eastAsia"/>
        </w:rPr>
        <w:t>1</w:t>
      </w:r>
      <w:r>
        <w:t>]quit</w:t>
      </w:r>
    </w:p>
    <w:p w14:paraId="26D1D999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[SW1]ip route-static 0.0.0.0 0.0.0.0 172.16.35.2</w:t>
      </w:r>
    </w:p>
    <w:p w14:paraId="5B958724">
      <w:pPr>
        <w:pStyle w:val="style0"/>
        <w:spacing w:lineRule="auto" w:line="288"/>
        <w:ind w:left="840" w:leftChars="400"/>
        <w:rPr/>
      </w:pPr>
    </w:p>
    <w:p w14:paraId="126E51A3">
      <w:pPr>
        <w:pStyle w:val="style0"/>
        <w:spacing w:lineRule="auto" w:line="288"/>
        <w:ind w:left="840" w:leftChars="400"/>
        <w:rPr>
          <w:rFonts w:eastAsia="宋体" w:hint="eastAsia"/>
        </w:rPr>
      </w:pPr>
      <w:r>
        <w:rPr>
          <w:rFonts w:hint="eastAsia"/>
        </w:rPr>
        <w:t>配置路由器1</w:t>
      </w:r>
      <w:ins w:id="240" w:author="沈逸尘" w:date="2025-03-19T14:44:00Z">
        <w:r w:rsidR="5C105EDE">
          <w:rPr>
            <w:rFonts w:hint="eastAsia"/>
          </w:rPr>
          <w:t>（</w:t>
        </w:r>
      </w:ins>
      <w:ins w:id="241" w:author="沈逸尘" w:date="2025-03-19T14:44:00Z">
        <w:r w:rsidR="77D9354C">
          <w:rPr>
            <w:rFonts w:hint="eastAsia"/>
          </w:rPr>
          <w:t>Gigabit</w:t>
        </w:r>
      </w:ins>
      <w:ins w:id="242" w:author="沈逸尘" w:date="2025-03-19T14:44:00Z">
        <w:r w:rsidR="C30B2F47">
          <w:rPr>
            <w:rFonts w:hint="eastAsia"/>
          </w:rPr>
          <w:t>Ethernet</w:t>
        </w:r>
      </w:ins>
      <w:ins w:id="243" w:author="沈逸尘" w:date="2025-03-19T14:44:00Z">
        <w:r w:rsidR="FDC74C37">
          <w:rPr>
            <w:rFonts w:hint="eastAsia"/>
          </w:rPr>
          <w:t>）</w:t>
        </w:r>
      </w:ins>
    </w:p>
    <w:p w14:paraId="2D3EA0B9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 xml:space="preserve">[RT1]interface </w:t>
      </w:r>
      <w:ins w:id="244" w:author="李甘" w:date="2025-03-19T16:50:00Z">
        <w:r w:rsidR="758C1FAF">
          <w:rPr>
            <w:rFonts w:hint="eastAsia"/>
          </w:rPr>
          <w:t>GigabitEthernet</w:t>
        </w:r>
      </w:ins>
      <w:ins w:id="245" w:author="李甘" w:date="2025-03-19T16:50:00Z">
        <w:r w:rsidR="8BBBE4DB">
          <w:rPr>
            <w:rFonts w:hint="eastAsia"/>
          </w:rPr>
          <w:t xml:space="preserve"> </w:t>
        </w:r>
      </w:ins>
      <w:del w:id="246" w:author="李甘" w:date="2025-03-19T16:50:00Z">
        <w:r w:rsidDel="479477AE">
          <w:rPr>
            <w:rFonts w:hint="eastAsia"/>
          </w:rPr>
          <w:delText xml:space="preserve">Ethernet </w:delText>
        </w:r>
      </w:del>
      <w:r>
        <w:rPr>
          <w:rFonts w:hint="eastAsia"/>
        </w:rPr>
        <w:t xml:space="preserve">0/0 </w:t>
      </w:r>
    </w:p>
    <w:p w14:paraId="56A8B01F">
      <w:pPr>
        <w:pStyle w:val="style0"/>
        <w:spacing w:lineRule="auto" w:line="288"/>
        <w:ind w:left="840" w:leftChars="400"/>
        <w:rPr>
          <w:ins w:id="247" w:author="李甘" w:date="2025-03-19T16:51:00Z"/>
          <w:rFonts w:hint="eastAsia"/>
        </w:rPr>
      </w:pPr>
      <w:r>
        <w:rPr>
          <w:rFonts w:hint="eastAsia"/>
        </w:rPr>
        <w:t>[RT1-Ethernet0/0] ip address 172.16.35.2 24</w:t>
      </w:r>
    </w:p>
    <w:p w14:paraId="7C800CFF">
      <w:pPr>
        <w:pStyle w:val="style0"/>
        <w:spacing w:lineRule="auto" w:line="288"/>
        <w:ind w:left="840" w:leftChars="400"/>
        <w:rPr>
          <w:rFonts w:eastAsia="宋体" w:hint="eastAsia"/>
        </w:rPr>
      </w:pPr>
      <w:ins w:id="248" w:author="李甘" w:date="2025-03-19T16:51:00Z">
        <w:r w:rsidR="819570CD">
          <w:rPr>
            <w:rFonts w:hint="eastAsia"/>
          </w:rPr>
          <w:t>[RT1-Ethernet0/0]</w:t>
        </w:r>
      </w:ins>
      <w:ins w:id="249" w:author="李甘" w:date="2025-03-19T16:51:00Z">
        <w:r w:rsidR="1C8CBB99">
          <w:rPr>
            <w:rFonts w:hint="eastAsia"/>
          </w:rPr>
          <w:t xml:space="preserve"> </w:t>
        </w:r>
      </w:ins>
      <w:ins w:id="250" w:author="李甘" w:date="2025-03-19T16:51:00Z">
        <w:r w:rsidR="A74F7F6C">
          <w:rPr>
            <w:rFonts w:hint="eastAsia"/>
          </w:rPr>
          <w:t>exit</w:t>
        </w:r>
      </w:ins>
    </w:p>
    <w:p w14:paraId="20798A14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 xml:space="preserve">[RT1]interface </w:t>
      </w:r>
      <w:ins w:id="251" w:author="李甘" w:date="2025-03-19T16:50:00Z">
        <w:r w:rsidR="9A7860D5">
          <w:rPr>
            <w:rFonts w:hint="eastAsia"/>
          </w:rPr>
          <w:t>GigabitEthernet</w:t>
        </w:r>
      </w:ins>
      <w:ins w:id="252" w:author="李甘" w:date="2025-03-19T16:50:00Z">
        <w:r w:rsidR="BB5C078B">
          <w:rPr>
            <w:rFonts w:hint="eastAsia"/>
          </w:rPr>
          <w:t xml:space="preserve"> </w:t>
        </w:r>
      </w:ins>
      <w:del w:id="253" w:author="李甘" w:date="2025-03-19T16:50:00Z">
        <w:r w:rsidDel="537119E4">
          <w:rPr>
            <w:rFonts w:hint="eastAsia"/>
          </w:rPr>
          <w:delText xml:space="preserve">Ethernet </w:delText>
        </w:r>
      </w:del>
      <w:r>
        <w:rPr>
          <w:rFonts w:hint="eastAsia"/>
        </w:rPr>
        <w:t xml:space="preserve">0/1 </w:t>
      </w:r>
    </w:p>
    <w:p w14:paraId="71B2DB8F">
      <w:pPr>
        <w:pStyle w:val="style0"/>
        <w:spacing w:lineRule="auto" w:line="288"/>
        <w:ind w:left="840" w:leftChars="400"/>
        <w:rPr>
          <w:ins w:id="254" w:author="李甘" w:date="2025-03-19T16:51:00Z"/>
          <w:rFonts w:hint="eastAsia"/>
        </w:rPr>
      </w:pPr>
      <w:r>
        <w:rPr>
          <w:rFonts w:hint="eastAsia"/>
        </w:rPr>
        <w:t>[RT1-Ethernet0/1] ip address 172.16.20.1 22</w:t>
      </w:r>
    </w:p>
    <w:p w14:paraId="672A4AB3">
      <w:pPr>
        <w:pStyle w:val="style0"/>
        <w:spacing w:lineRule="auto" w:line="288"/>
        <w:ind w:left="840" w:leftChars="400"/>
        <w:rPr>
          <w:rFonts w:eastAsia="宋体" w:hint="eastAsia"/>
        </w:rPr>
      </w:pPr>
      <w:ins w:id="255" w:author="李甘" w:date="2025-03-19T16:51:00Z">
        <w:r w:rsidR="019F8FDA">
          <w:rPr>
            <w:rFonts w:hint="eastAsia"/>
          </w:rPr>
          <w:t>[RT1-Ethernet0/</w:t>
        </w:r>
      </w:ins>
      <w:ins w:id="256" w:author="李甘" w:date="2025-03-19T16:51:00Z">
        <w:r w:rsidR="A9A1CBF9">
          <w:rPr>
            <w:rFonts w:hint="eastAsia"/>
          </w:rPr>
          <w:t>1</w:t>
        </w:r>
      </w:ins>
      <w:ins w:id="257" w:author="李甘" w:date="2025-03-19T16:51:00Z">
        <w:r w:rsidR="256E1BC1">
          <w:rPr>
            <w:rFonts w:hint="eastAsia"/>
          </w:rPr>
          <w:t>]</w:t>
        </w:r>
      </w:ins>
      <w:ins w:id="258" w:author="李甘" w:date="2025-03-19T16:51:00Z">
        <w:r w:rsidR="E8C59520">
          <w:rPr>
            <w:rFonts w:hint="eastAsia"/>
          </w:rPr>
          <w:t xml:space="preserve"> </w:t>
        </w:r>
      </w:ins>
      <w:ins w:id="259" w:author="李甘" w:date="2025-03-19T16:51:00Z">
        <w:r w:rsidR="9CDB4167">
          <w:rPr>
            <w:rFonts w:hint="eastAsia"/>
          </w:rPr>
          <w:t>exit</w:t>
        </w:r>
      </w:ins>
    </w:p>
    <w:p w14:paraId="759DE2EC">
      <w:pPr>
        <w:pStyle w:val="style0"/>
        <w:autoSpaceDE w:val="false"/>
        <w:autoSpaceDN w:val="false"/>
        <w:adjustRightInd w:val="false"/>
        <w:spacing w:lineRule="auto" w:line="288"/>
        <w:ind w:left="840" w:leftChars="400"/>
        <w:jc w:val="left"/>
        <w:rPr/>
      </w:pPr>
      <w:r>
        <w:rPr>
          <w:rFonts w:hint="eastAsia"/>
        </w:rPr>
        <w:t>[RT1]ip route-static 0.0.0.0 0.0.0.0 172.16.35.1</w:t>
      </w:r>
    </w:p>
    <w:p w14:paraId="4517802E">
      <w:pPr>
        <w:pStyle w:val="style0"/>
        <w:autoSpaceDE w:val="false"/>
        <w:autoSpaceDN w:val="false"/>
        <w:adjustRightInd w:val="false"/>
        <w:spacing w:lineRule="auto" w:line="288"/>
        <w:ind w:left="840" w:leftChars="400"/>
        <w:jc w:val="left"/>
        <w:rPr/>
      </w:pPr>
    </w:p>
    <w:p w14:paraId="319D35B6">
      <w:pPr>
        <w:pStyle w:val="style0"/>
        <w:autoSpaceDE w:val="false"/>
        <w:autoSpaceDN w:val="false"/>
        <w:adjustRightInd w:val="false"/>
        <w:spacing w:lineRule="auto" w:line="288"/>
        <w:jc w:val="left"/>
        <w:rPr/>
      </w:pPr>
    </w:p>
    <w:p w14:paraId="77224827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32"/>
          <w:szCs w:val="32"/>
        </w:rPr>
      </w:pPr>
      <w:r>
        <w:rPr>
          <w:b/>
          <w:bCs/>
          <w:color w:val="000000"/>
          <w:kern w:val="0"/>
          <w:sz w:val="32"/>
          <w:szCs w:val="32"/>
        </w:rPr>
        <w:t>13.3</w:t>
      </w:r>
      <w:r>
        <w:rPr>
          <w:color w:val="000000"/>
          <w:kern w:val="0"/>
          <w:sz w:val="32"/>
          <w:szCs w:val="32"/>
        </w:rPr>
        <w:t xml:space="preserve"> </w:t>
      </w:r>
      <w:r>
        <w:rPr>
          <w:rFonts w:ascii="宋体" w:cs="宋体" w:hAnsi="宋体"/>
          <w:color w:val="000000"/>
          <w:kern w:val="0"/>
          <w:sz w:val="32"/>
          <w:szCs w:val="32"/>
        </w:rPr>
        <w:t xml:space="preserve">实验 </w:t>
      </w:r>
      <w:r>
        <w:rPr>
          <w:b/>
          <w:bCs/>
          <w:color w:val="000000"/>
          <w:kern w:val="0"/>
          <w:sz w:val="32"/>
          <w:szCs w:val="32"/>
        </w:rPr>
        <w:t>13-3</w:t>
      </w:r>
      <w:r>
        <w:rPr>
          <w:color w:val="000000"/>
          <w:kern w:val="0"/>
          <w:sz w:val="32"/>
          <w:szCs w:val="32"/>
        </w:rPr>
        <w:t xml:space="preserve"> </w:t>
      </w:r>
      <w:r>
        <w:rPr>
          <w:rFonts w:ascii="宋体" w:cs="宋体" w:hAnsi="宋体"/>
          <w:color w:val="000000"/>
          <w:kern w:val="0"/>
          <w:sz w:val="32"/>
          <w:szCs w:val="32"/>
        </w:rPr>
        <w:t>子网划分综合组网</w:t>
      </w:r>
    </w:p>
    <w:p w14:paraId="7936F37B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32"/>
          <w:szCs w:val="32"/>
        </w:rPr>
      </w:pPr>
    </w:p>
    <w:p w14:paraId="4C27A481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ascii="宋体" w:cs="宋体" w:hAnsi="宋体" w:hint="eastAsia"/>
          <w:color w:val="000000"/>
          <w:kern w:val="0"/>
          <w:sz w:val="32"/>
          <w:szCs w:val="32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13.3.1.</w:t>
      </w:r>
      <w:r>
        <w:rPr>
          <w:rFonts w:ascii="黑体" w:cs="黑体" w:hAnsi="黑体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实验内容</w:t>
      </w:r>
    </w:p>
    <w:p w14:paraId="27DEB538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</w:p>
    <w:p w14:paraId="25DADC58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宋体" w:cs="宋体" w:hAnsi="宋体"/>
          <w:color w:val="000000"/>
          <w:kern w:val="0"/>
          <w:sz w:val="24"/>
        </w:rPr>
        <w:t>按照图中要求完成网络分级，并实现网络的连接与配置。</w:t>
      </w:r>
    </w:p>
    <w:p w14:paraId="5843DBE2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24"/>
        </w:rPr>
      </w:pPr>
    </w:p>
    <w:p w14:paraId="3E57449E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13.3.2.</w:t>
      </w:r>
      <w:r>
        <w:rPr>
          <w:rFonts w:ascii="黑体" w:cs="黑体" w:hAnsi="黑体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实验目的</w:t>
      </w:r>
    </w:p>
    <w:p w14:paraId="34F0413C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</w:p>
    <w:p w14:paraId="00035A7D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熟练掌握路由表项的聚合方法，理解网络分级与路由器中聚合表项的关系。</w:t>
      </w:r>
    </w:p>
    <w:p w14:paraId="1BB33006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24"/>
        </w:rPr>
      </w:pPr>
    </w:p>
    <w:p w14:paraId="44461C04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13.3.3.</w:t>
      </w:r>
      <w:r>
        <w:rPr>
          <w:rFonts w:ascii="黑体" w:cs="黑体" w:hAnsi="黑体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实验拓扑图</w:t>
      </w:r>
    </w:p>
    <w:p w14:paraId="50AD91D8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</w:p>
    <w:p w14:paraId="2DC0D919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ascii="黑体" w:cs="黑体" w:hAnsi="黑体"/>
          <w:color w:val="000000"/>
          <w:kern w:val="0"/>
          <w:sz w:val="28"/>
          <w:szCs w:val="28"/>
        </w:rPr>
        <w:drawing>
          <wp:inline distL="0" distT="0" distB="0" distR="0">
            <wp:extent cx="5274310" cy="3951605"/>
            <wp:effectExtent l="0" t="0" r="0" b="0"/>
            <wp:docPr id="1030" name="图片 8" descr="C:\Users\ll\Desktop\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39516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54E73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hint="eastAsia"/>
          <w:color w:val="000000"/>
          <w:kern w:val="0"/>
          <w:sz w:val="32"/>
          <w:szCs w:val="32"/>
        </w:rPr>
        <w:tab/>
      </w:r>
      <w:r>
        <w:rPr>
          <w:rFonts w:hint="eastAsia"/>
          <w:color w:val="000000"/>
          <w:kern w:val="0"/>
          <w:sz w:val="32"/>
          <w:szCs w:val="32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13.3.4.</w:t>
      </w:r>
      <w:r>
        <w:rPr>
          <w:rFonts w:ascii="黑体" w:cs="黑体" w:hAnsi="黑体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实验设备</w:t>
      </w:r>
    </w:p>
    <w:p w14:paraId="15AF7EBA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</w:p>
    <w:p w14:paraId="089D5D19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color w:val="000000"/>
          <w:kern w:val="0"/>
          <w:sz w:val="24"/>
        </w:rPr>
        <w:t xml:space="preserve">8 </w:t>
      </w:r>
      <w:r>
        <w:rPr>
          <w:rFonts w:ascii="宋体" w:cs="宋体" w:hAnsi="宋体"/>
          <w:color w:val="000000"/>
          <w:kern w:val="0"/>
          <w:sz w:val="24"/>
        </w:rPr>
        <w:t xml:space="preserve">台 </w:t>
      </w:r>
      <w:r>
        <w:rPr>
          <w:color w:val="000000"/>
          <w:kern w:val="0"/>
          <w:sz w:val="24"/>
        </w:rPr>
        <w:t xml:space="preserve">Pc </w:t>
      </w:r>
      <w:r>
        <w:rPr>
          <w:rFonts w:ascii="宋体" w:cs="宋体" w:hAnsi="宋体"/>
          <w:color w:val="000000"/>
          <w:kern w:val="0"/>
          <w:sz w:val="24"/>
        </w:rPr>
        <w:t>机，</w:t>
      </w:r>
      <w:r>
        <w:rPr>
          <w:color w:val="000000"/>
          <w:kern w:val="0"/>
          <w:sz w:val="24"/>
        </w:rPr>
        <w:t xml:space="preserve">4 </w:t>
      </w:r>
      <w:r>
        <w:rPr>
          <w:rFonts w:ascii="宋体" w:cs="宋体" w:hAnsi="宋体"/>
          <w:color w:val="000000"/>
          <w:kern w:val="0"/>
          <w:sz w:val="24"/>
        </w:rPr>
        <w:t xml:space="preserve">台 </w:t>
      </w:r>
      <w:r>
        <w:rPr>
          <w:color w:val="000000"/>
          <w:kern w:val="0"/>
          <w:sz w:val="24"/>
        </w:rPr>
        <w:t xml:space="preserve">s3100 </w:t>
      </w:r>
      <w:r>
        <w:rPr>
          <w:rFonts w:ascii="宋体" w:cs="宋体" w:hAnsi="宋体"/>
          <w:color w:val="000000"/>
          <w:kern w:val="0"/>
          <w:sz w:val="24"/>
        </w:rPr>
        <w:t>交换机，</w:t>
      </w:r>
      <w:r>
        <w:rPr>
          <w:color w:val="000000"/>
          <w:kern w:val="0"/>
          <w:sz w:val="24"/>
        </w:rPr>
        <w:t xml:space="preserve">2 </w:t>
      </w:r>
      <w:r>
        <w:rPr>
          <w:rFonts w:ascii="宋体" w:cs="宋体" w:hAnsi="宋体"/>
          <w:color w:val="000000"/>
          <w:kern w:val="0"/>
          <w:sz w:val="24"/>
        </w:rPr>
        <w:t xml:space="preserve">台 </w:t>
      </w:r>
      <w:r>
        <w:rPr>
          <w:color w:val="000000"/>
          <w:kern w:val="0"/>
          <w:sz w:val="24"/>
        </w:rPr>
        <w:t xml:space="preserve">s3610 </w:t>
      </w:r>
      <w:r>
        <w:rPr>
          <w:rFonts w:ascii="宋体" w:cs="宋体" w:hAnsi="宋体"/>
          <w:color w:val="000000"/>
          <w:kern w:val="0"/>
          <w:sz w:val="24"/>
        </w:rPr>
        <w:t>交换机，</w:t>
      </w:r>
      <w:r>
        <w:rPr>
          <w:color w:val="000000"/>
          <w:kern w:val="0"/>
          <w:sz w:val="24"/>
        </w:rPr>
        <w:t xml:space="preserve">2 </w:t>
      </w:r>
      <w:r>
        <w:rPr>
          <w:rFonts w:ascii="宋体" w:cs="宋体" w:hAnsi="宋体"/>
          <w:color w:val="000000"/>
          <w:kern w:val="0"/>
          <w:sz w:val="24"/>
        </w:rPr>
        <w:t>台路由器</w:t>
      </w:r>
    </w:p>
    <w:p w14:paraId="18092C0D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24"/>
        </w:rPr>
      </w:pPr>
    </w:p>
    <w:p w14:paraId="32EBA965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b/>
          <w:color w:val="000000"/>
          <w:kern w:val="0"/>
          <w:sz w:val="28"/>
          <w:szCs w:val="28"/>
        </w:rPr>
      </w:pP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13.3.5.</w:t>
      </w:r>
      <w:r>
        <w:rPr>
          <w:rFonts w:ascii="黑体" w:cs="黑体" w:hAnsi="黑体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实验步骤</w:t>
      </w:r>
    </w:p>
    <w:p w14:paraId="15CE43C9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b/>
          <w:color w:val="000000"/>
          <w:kern w:val="0"/>
          <w:sz w:val="28"/>
          <w:szCs w:val="28"/>
        </w:rPr>
      </w:pPr>
      <w:r>
        <w:rPr>
          <w:rFonts w:ascii="黑体" w:cs="黑体" w:hAnsi="黑体" w:hint="eastAsia"/>
          <w:b/>
          <w:color w:val="000000"/>
          <w:kern w:val="0"/>
          <w:sz w:val="28"/>
          <w:szCs w:val="28"/>
        </w:rPr>
        <w:tab/>
      </w:r>
    </w:p>
    <w:p w14:paraId="250B436C">
      <w:pPr>
        <w:pStyle w:val="style0"/>
        <w:autoSpaceDE w:val="false"/>
        <w:autoSpaceDN w:val="false"/>
        <w:adjustRightInd w:val="false"/>
        <w:spacing w:lineRule="auto" w:line="288"/>
        <w:ind w:left="84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同上</w:t>
      </w:r>
    </w:p>
    <w:p w14:paraId="3C265210">
      <w:pPr>
        <w:pStyle w:val="style0"/>
        <w:autoSpaceDE w:val="false"/>
        <w:autoSpaceDN w:val="false"/>
        <w:adjustRightInd w:val="false"/>
        <w:spacing w:lineRule="auto" w:line="288"/>
        <w:ind w:left="84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注意路由聚合的应用，会大大简化向路由表内添加静态路由的过程</w:t>
      </w:r>
      <w:r>
        <w:rPr>
          <w:rFonts w:ascii="宋体" w:cs="宋体" w:hAnsi="宋体" w:hint="eastAsia"/>
          <w:color w:val="000000"/>
          <w:kern w:val="0"/>
          <w:sz w:val="24"/>
        </w:rPr>
        <w:t>。</w:t>
      </w:r>
      <w:r>
        <w:rPr>
          <w:rFonts w:ascii="宋体" w:cs="宋体" w:hAnsi="宋体"/>
          <w:color w:val="000000"/>
          <w:kern w:val="0"/>
          <w:sz w:val="24"/>
        </w:rPr>
        <w:t>注意如果有端口失效，可以换个端口操作试试，如果某条线没有联通，可以一步步</w:t>
      </w:r>
      <w:r>
        <w:rPr>
          <w:rFonts w:ascii="宋体" w:cs="宋体" w:hAnsi="宋体"/>
          <w:color w:val="000000"/>
          <w:kern w:val="0"/>
          <w:sz w:val="24"/>
        </w:rPr>
        <w:tab/>
      </w:r>
      <w:r>
        <w:rPr>
          <w:color w:val="000000"/>
          <w:kern w:val="0"/>
          <w:sz w:val="24"/>
        </w:rPr>
        <w:t xml:space="preserve">ping </w:t>
      </w:r>
      <w:r>
        <w:rPr>
          <w:rFonts w:ascii="宋体" w:cs="宋体" w:hAnsi="宋体"/>
          <w:color w:val="000000"/>
          <w:kern w:val="0"/>
          <w:sz w:val="24"/>
        </w:rPr>
        <w:t>过去，或者通过命令查看每一跳的情况。本实验稍有些复杂，希望同学配置时多查看端口状态，以方便查错</w:t>
      </w:r>
      <w:r>
        <w:rPr>
          <w:rFonts w:ascii="宋体" w:cs="宋体" w:hAnsi="宋体" w:hint="eastAsia"/>
          <w:color w:val="000000"/>
          <w:kern w:val="0"/>
          <w:sz w:val="24"/>
        </w:rPr>
        <w:t>。</w:t>
      </w:r>
    </w:p>
    <w:p w14:paraId="252702C3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24"/>
        </w:rPr>
      </w:pPr>
    </w:p>
    <w:p w14:paraId="64A1A93C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13.3.6.</w:t>
      </w:r>
      <w:r>
        <w:rPr>
          <w:rFonts w:ascii="黑体" w:cs="黑体" w:hAnsi="黑体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实验配置与命令</w:t>
      </w:r>
    </w:p>
    <w:p w14:paraId="28E65E0E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</w:p>
    <w:p w14:paraId="28B31136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黑体" w:cs="黑体" w:hAnsi="黑体" w:hint="eastAsia"/>
          <w:color w:val="000000"/>
          <w:kern w:val="0"/>
          <w:sz w:val="28"/>
          <w:szCs w:val="28"/>
        </w:rPr>
        <w:t>同上</w:t>
      </w:r>
    </w:p>
    <w:p w14:paraId="78A7FB16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</w:p>
    <w:p w14:paraId="5F587D37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黑体" w:cs="黑体" w:hAnsi="黑体"/>
          <w:color w:val="000000"/>
          <w:kern w:val="0"/>
          <w:sz w:val="28"/>
          <w:szCs w:val="28"/>
        </w:rPr>
      </w:pP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黑体" w:cs="黑体" w:hAnsi="黑体" w:hint="eastAsia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13.3.7.</w:t>
      </w:r>
      <w:r>
        <w:rPr>
          <w:rFonts w:ascii="黑体" w:cs="黑体" w:hAnsi="黑体"/>
          <w:color w:val="000000"/>
          <w:kern w:val="0"/>
          <w:sz w:val="28"/>
          <w:szCs w:val="28"/>
        </w:rPr>
        <w:tab/>
      </w:r>
      <w:r>
        <w:rPr>
          <w:rFonts w:ascii="黑体" w:cs="黑体" w:hAnsi="黑体"/>
          <w:color w:val="000000"/>
          <w:kern w:val="0"/>
          <w:sz w:val="28"/>
          <w:szCs w:val="28"/>
        </w:rPr>
        <w:t>实验结果分析与总结</w:t>
      </w:r>
    </w:p>
    <w:p w14:paraId="60C89B7E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24"/>
        </w:rPr>
      </w:pPr>
    </w:p>
    <w:p w14:paraId="0B021BED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宋体" w:cs="宋体" w:hAnsi="宋体" w:hint="eastAsia"/>
          <w:color w:val="000000"/>
          <w:kern w:val="0"/>
          <w:sz w:val="24"/>
        </w:rPr>
        <w:t>附：配置命令如下：</w:t>
      </w:r>
    </w:p>
    <w:p w14:paraId="6AF5FCD5">
      <w:pPr>
        <w:pStyle w:val="style0"/>
        <w:autoSpaceDE w:val="false"/>
        <w:autoSpaceDN w:val="false"/>
        <w:adjustRightInd w:val="false"/>
        <w:spacing w:lineRule="auto" w:line="288"/>
        <w:jc w:val="left"/>
        <w:rPr>
          <w:rFonts w:ascii="宋体" w:cs="宋体" w:eastAsia="宋体" w:hAnsi="宋体" w:hint="eastAsia"/>
          <w:color w:val="000000"/>
          <w:kern w:val="0"/>
          <w:sz w:val="24"/>
        </w:rPr>
      </w:pPr>
      <w:ins w:id="260" w:author="刘远航" w:date="2025-03-19T18:23:00Z">
        <w:r w:rsidR="12CCE068">
          <w:rPr>
            <w:rFonts w:ascii="宋体" w:cs="宋体" w:hAnsi="宋体" w:hint="eastAsia"/>
            <w:color w:val="000000"/>
            <w:kern w:val="0"/>
            <w:sz w:val="24"/>
          </w:rPr>
          <w:t xml:space="preserve">   </w:t>
        </w:r>
      </w:ins>
      <w:ins w:id="261" w:author="刘远航" w:date="2025-03-19T18:23:00Z">
        <w:r w:rsidR="D7866410">
          <w:rPr>
            <w:rFonts w:ascii="宋体" w:cs="宋体" w:hAnsi="宋体" w:hint="eastAsia"/>
            <w:color w:val="000000"/>
            <w:kern w:val="0"/>
            <w:sz w:val="24"/>
          </w:rPr>
          <w:t xml:space="preserve">    </w:t>
        </w:r>
      </w:ins>
      <w:ins w:id="262" w:author="刘远航" w:date="2025-03-19T18:23:00Z">
        <w:r w:rsidR="F13FAC96">
          <w:rPr>
            <w:rFonts w:ascii="宋体" w:cs="宋体" w:hAnsi="宋体" w:hint="eastAsia"/>
            <w:color w:val="000000"/>
            <w:kern w:val="0"/>
            <w:sz w:val="24"/>
          </w:rPr>
          <w:t>先把</w:t>
        </w:r>
      </w:ins>
      <w:ins w:id="263" w:author="刘远航" w:date="2025-03-19T18:23:00Z">
        <w:r w:rsidR="0D408578">
          <w:rPr>
            <w:rFonts w:ascii="宋体" w:cs="宋体" w:hAnsi="宋体" w:hint="eastAsia"/>
            <w:color w:val="000000"/>
            <w:kern w:val="0"/>
            <w:sz w:val="24"/>
          </w:rPr>
          <w:t>所有</w:t>
        </w:r>
      </w:ins>
      <w:ins w:id="264" w:author="刘远航" w:date="2025-03-19T18:24:00Z">
        <w:r w:rsidR="89941D2C">
          <w:rPr>
            <w:rFonts w:ascii="宋体" w:cs="宋体" w:hAnsi="宋体" w:hint="eastAsia"/>
            <w:color w:val="000000"/>
            <w:kern w:val="0"/>
            <w:sz w:val="24"/>
          </w:rPr>
          <w:t>需要</w:t>
        </w:r>
      </w:ins>
      <w:ins w:id="265" w:author="刘远航" w:date="2025-03-19T18:24:00Z">
        <w:r w:rsidR="EC0CE701">
          <w:rPr>
            <w:rFonts w:ascii="宋体" w:cs="宋体" w:hAnsi="宋体" w:hint="eastAsia"/>
            <w:color w:val="000000"/>
            <w:kern w:val="0"/>
            <w:sz w:val="24"/>
          </w:rPr>
          <w:t>配置的</w:t>
        </w:r>
      </w:ins>
      <w:ins w:id="266" w:author="刘远航" w:date="2025-03-19T18:24:00Z">
        <w:r w:rsidR="3CAE3EF1">
          <w:rPr>
            <w:rFonts w:ascii="宋体" w:cs="宋体" w:hAnsi="宋体" w:hint="eastAsia"/>
            <w:color w:val="000000"/>
            <w:kern w:val="0"/>
            <w:sz w:val="24"/>
          </w:rPr>
          <w:t>交换机</w:t>
        </w:r>
      </w:ins>
      <w:ins w:id="267" w:author="刘远航" w:date="2025-03-19T18:24:00Z">
        <w:r w:rsidR="73BADE0B">
          <w:rPr>
            <w:rFonts w:ascii="宋体" w:cs="宋体" w:hAnsi="宋体" w:hint="eastAsia"/>
            <w:color w:val="000000"/>
            <w:kern w:val="0"/>
            <w:sz w:val="24"/>
          </w:rPr>
          <w:t>reboot</w:t>
        </w:r>
      </w:ins>
      <w:ins w:id="268" w:author="刘远航" w:date="2025-03-19T18:24:00Z">
        <w:r w:rsidR="281104A3">
          <w:rPr>
            <w:rFonts w:ascii="宋体" w:cs="宋体" w:hAnsi="宋体" w:hint="eastAsia"/>
            <w:color w:val="000000"/>
            <w:kern w:val="0"/>
            <w:sz w:val="24"/>
          </w:rPr>
          <w:t>一遍</w:t>
        </w:r>
      </w:ins>
      <w:ins w:id="269" w:author="刘远航" w:date="2025-03-19T18:24:00Z">
        <w:r w:rsidR="563567C6">
          <w:rPr>
            <w:rFonts w:ascii="宋体" w:cs="宋体" w:hAnsi="宋体" w:hint="eastAsia"/>
            <w:color w:val="000000"/>
            <w:kern w:val="0"/>
            <w:sz w:val="24"/>
          </w:rPr>
          <w:t>。</w:t>
        </w:r>
      </w:ins>
    </w:p>
    <w:p w14:paraId="79F157E2">
      <w:pPr>
        <w:pStyle w:val="style0"/>
        <w:spacing w:lineRule="auto" w:line="288"/>
        <w:rPr/>
      </w:pP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ascii="宋体" w:cs="宋体" w:hAnsi="宋体" w:hint="eastAsia"/>
          <w:color w:val="000000"/>
          <w:kern w:val="0"/>
          <w:sz w:val="24"/>
        </w:rPr>
        <w:tab/>
      </w:r>
      <w:r>
        <w:rPr>
          <w:rFonts w:hint="eastAsia"/>
        </w:rPr>
        <w:t xml:space="preserve">配置SW2 </w:t>
      </w:r>
    </w:p>
    <w:p w14:paraId="3AC57782">
      <w:pPr>
        <w:pStyle w:val="style0"/>
        <w:spacing w:lineRule="auto" w:line="288"/>
        <w:ind w:left="840" w:leftChars="400"/>
        <w:rPr>
          <w:ins w:id="270" w:author="李甘" w:date="2025-03-23T00:11:00Z"/>
          <w:rFonts w:hint="eastAsia"/>
        </w:rPr>
      </w:pPr>
      <w:r>
        <w:rPr>
          <w:rFonts w:hint="eastAsia"/>
        </w:rPr>
        <w:t>打开二层交换机，修改交换机名为SW2</w:t>
      </w:r>
    </w:p>
    <w:p w14:paraId="499073BF">
      <w:pPr>
        <w:pStyle w:val="style0"/>
        <w:spacing w:lineRule="auto" w:line="240"/>
        <w:ind w:left="0" w:leftChars="0"/>
        <w:rPr>
          <w:rFonts w:hint="eastAsia"/>
        </w:rPr>
        <w:pPrChange w:id="271" w:author="李甘" w:date="2025-03-23T00:11:00Z">
          <w:pPr>
            <w:pStyle w:val="style0"/>
            <w:spacing w:lineRule="auto" w:line="288"/>
            <w:ind w:left="840" w:leftChars="400"/>
          </w:pPr>
        </w:pPrChange>
      </w:pPr>
      <w:ins w:id="272" w:author="李甘" w:date="2025-03-23T00:11:00Z">
        <w:r w:rsidR="722E7376">
          <w:rPr>
            <w:rFonts w:ascii="微软雅黑" w:cs="微软雅黑" w:eastAsia="微软雅黑" w:hAnsi="微软雅黑" w:hint="default"/>
            <w:kern w:val="2"/>
            <w:sz w:val="22"/>
            <w:szCs w:val="22"/>
            <w:lang w:val="en-US" w:eastAsia="zh-CN"/>
          </w:rPr>
          <w:t>登陆后，请按照如下步骤重置交换机：（如果在光标前显示[...]，说明你位于系统视图中，先按Ctrl+Z退出系统视图），然后输入reboot，第一个选项输入N，第二个输入Y，等待一段时间后即可。</w:t>
        </w:r>
      </w:ins>
    </w:p>
    <w:p w14:paraId="44867A30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&lt;SW2&gt;sys</w:t>
      </w:r>
    </w:p>
    <w:p w14:paraId="760A539C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[SW2]sysname SW2</w:t>
      </w:r>
    </w:p>
    <w:p w14:paraId="05366F27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[SW2]vlan 2</w:t>
      </w:r>
    </w:p>
    <w:p w14:paraId="1452D8CD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[SW2-vlan 2] port Ethernet 1/0/3 Ethernet 1/0/4</w:t>
      </w:r>
    </w:p>
    <w:p w14:paraId="4953FBB3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 xml:space="preserve">[SW2-vlan 2]quit </w:t>
      </w:r>
    </w:p>
    <w:p w14:paraId="35EBE9F4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[SW2]vlan 3</w:t>
      </w:r>
    </w:p>
    <w:p w14:paraId="367B0D02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[SW2-vlan 3]port Ethernet 1/0/5 Ethernet 1/0/6</w:t>
      </w:r>
    </w:p>
    <w:p w14:paraId="29AED7A0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 xml:space="preserve">[SW2-vlan 3]quit </w:t>
      </w:r>
    </w:p>
    <w:p w14:paraId="3392DD0F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[SW2]interface Ethernet 1/0/1</w:t>
      </w:r>
    </w:p>
    <w:p w14:paraId="24374A50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[SW2- Ethernet 1/0/1]port link-type trunk</w:t>
      </w:r>
    </w:p>
    <w:p w14:paraId="782AABF0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[SW2- Ethernet 1/0/1]port trunk permit vlan all</w:t>
      </w:r>
    </w:p>
    <w:p w14:paraId="1812FDF7">
      <w:pPr>
        <w:pStyle w:val="style0"/>
        <w:spacing w:lineRule="auto" w:line="288"/>
        <w:ind w:left="840" w:leftChars="400" w:firstLine="105" w:firstLineChars="50"/>
        <w:rPr/>
      </w:pPr>
      <w:r>
        <w:rPr>
          <w:rFonts w:hint="eastAsia"/>
        </w:rPr>
        <w:t xml:space="preserve">Please wait </w:t>
      </w:r>
      <w:r>
        <w:t>……………………………………………</w:t>
      </w:r>
      <w:r>
        <w:rPr>
          <w:rFonts w:hint="eastAsia"/>
        </w:rPr>
        <w:t>Done.</w:t>
      </w:r>
    </w:p>
    <w:p w14:paraId="2BA5B63D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[SW2- Ethernet 1/0/1]quit</w:t>
      </w:r>
    </w:p>
    <w:p w14:paraId="0F4CFCE8">
      <w:pPr>
        <w:pStyle w:val="style0"/>
        <w:spacing w:lineRule="auto" w:line="288"/>
        <w:ind w:left="840" w:leftChars="400"/>
        <w:rPr/>
      </w:pPr>
    </w:p>
    <w:p w14:paraId="178F1358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 xml:space="preserve">配置SW3 </w:t>
      </w:r>
    </w:p>
    <w:p w14:paraId="66E5E03F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打开二层交换机，修改交换机名为SW3</w:t>
      </w:r>
    </w:p>
    <w:p w14:paraId="1BD8C374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&lt;SW3&gt;sys</w:t>
      </w:r>
    </w:p>
    <w:p w14:paraId="65CF0890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[SW3]sysname SW3</w:t>
      </w:r>
    </w:p>
    <w:p w14:paraId="52886AD5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[SW3]vlan 3</w:t>
      </w:r>
    </w:p>
    <w:p w14:paraId="56774425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[SW3-vlan 3] port Ethernet 1/0/5 Ethernet 1/0/6</w:t>
      </w:r>
    </w:p>
    <w:p w14:paraId="387E2652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 xml:space="preserve">[SW3-vlan 3]quit </w:t>
      </w:r>
    </w:p>
    <w:p w14:paraId="5A90DA53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[SW3]interface Ethernet 1/0/1</w:t>
      </w:r>
    </w:p>
    <w:p w14:paraId="02148762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[SW3- Ethernet 1/0/1]port link-type trunk</w:t>
      </w:r>
    </w:p>
    <w:p w14:paraId="689A7D49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[SW3- Ethernet 1/0/1]port trunk permit vlan all</w:t>
      </w:r>
    </w:p>
    <w:p w14:paraId="09C54CB1">
      <w:pPr>
        <w:pStyle w:val="style0"/>
        <w:spacing w:lineRule="auto" w:line="288"/>
        <w:ind w:left="840" w:leftChars="400" w:firstLine="105" w:firstLineChars="50"/>
        <w:rPr/>
      </w:pPr>
      <w:r>
        <w:rPr>
          <w:rFonts w:hint="eastAsia"/>
        </w:rPr>
        <w:t xml:space="preserve">Please wait </w:t>
      </w:r>
      <w:r>
        <w:t>……………………………………………</w:t>
      </w:r>
      <w:r>
        <w:rPr>
          <w:rFonts w:hint="eastAsia"/>
        </w:rPr>
        <w:t>Done.</w:t>
      </w:r>
    </w:p>
    <w:p w14:paraId="711BCD62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[SW3- Ethernet 1/0/1]quit</w:t>
      </w:r>
    </w:p>
    <w:p w14:paraId="52A31373">
      <w:pPr>
        <w:pStyle w:val="style0"/>
        <w:spacing w:lineRule="auto" w:line="288"/>
        <w:ind w:left="840" w:leftChars="400"/>
        <w:rPr/>
      </w:pPr>
    </w:p>
    <w:p w14:paraId="552DFD84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 xml:space="preserve">配置SW5 </w:t>
      </w:r>
    </w:p>
    <w:p w14:paraId="60638984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打开二层交换机，修改交换机名为SW5</w:t>
      </w:r>
    </w:p>
    <w:p w14:paraId="659F819D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&lt;SW5&gt;sys</w:t>
      </w:r>
    </w:p>
    <w:p w14:paraId="333C5D1F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[SW5]sysname SW5</w:t>
      </w:r>
    </w:p>
    <w:p w14:paraId="2DCD361F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[SW5]vlan 4</w:t>
      </w:r>
    </w:p>
    <w:p w14:paraId="34A1FE28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[SW5-vlan 4] port Ethernet 1/0/3 Ethernet 1/0/4</w:t>
      </w:r>
    </w:p>
    <w:p w14:paraId="45A01587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 xml:space="preserve">[SW5-vlan 4]quit </w:t>
      </w:r>
    </w:p>
    <w:p w14:paraId="2966C372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[SW5]vlan 5</w:t>
      </w:r>
    </w:p>
    <w:p w14:paraId="6664B95D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[SW5-vlan 5]port Ethernet 1/0/5 Ethernet 1/0/6</w:t>
      </w:r>
    </w:p>
    <w:p w14:paraId="41281388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 xml:space="preserve">[SW5-vlan 5]quit </w:t>
      </w:r>
    </w:p>
    <w:p w14:paraId="39820DB7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[SW5]interface Ethernet 1/0/1</w:t>
      </w:r>
    </w:p>
    <w:p w14:paraId="4D54FFFE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[SW5- Ethernet 1/0/1]port link-type trunk</w:t>
      </w:r>
    </w:p>
    <w:p w14:paraId="50ED9D4C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[SW5- Ethernet 1/0/1]port trunk permit vlan all</w:t>
      </w:r>
    </w:p>
    <w:p w14:paraId="46B84746">
      <w:pPr>
        <w:pStyle w:val="style0"/>
        <w:spacing w:lineRule="auto" w:line="288"/>
        <w:ind w:left="840" w:leftChars="400" w:firstLine="105" w:firstLineChars="50"/>
        <w:rPr/>
      </w:pPr>
      <w:r>
        <w:rPr>
          <w:rFonts w:hint="eastAsia"/>
        </w:rPr>
        <w:t xml:space="preserve">Please wait </w:t>
      </w:r>
      <w:r>
        <w:t>……………………………………………</w:t>
      </w:r>
      <w:r>
        <w:rPr>
          <w:rFonts w:hint="eastAsia"/>
        </w:rPr>
        <w:t>Done.</w:t>
      </w:r>
    </w:p>
    <w:p w14:paraId="26931A07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[SW5- Ethernet 1/0/1]quit</w:t>
      </w:r>
    </w:p>
    <w:p w14:paraId="745A50F6">
      <w:pPr>
        <w:pStyle w:val="style0"/>
        <w:spacing w:lineRule="auto" w:line="288"/>
        <w:ind w:left="840" w:leftChars="400"/>
        <w:rPr/>
      </w:pPr>
    </w:p>
    <w:p w14:paraId="47E0E614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 xml:space="preserve">配置SW6 </w:t>
      </w:r>
    </w:p>
    <w:p w14:paraId="19E758B9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打开二层交换机，修改交换机名为SW6</w:t>
      </w:r>
    </w:p>
    <w:p w14:paraId="5B43614F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&lt;SW6&gt;sys</w:t>
      </w:r>
    </w:p>
    <w:p w14:paraId="42F90511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[SW6]sysname SW6</w:t>
      </w:r>
    </w:p>
    <w:p w14:paraId="66443032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[SW6]vlan 5</w:t>
      </w:r>
    </w:p>
    <w:p w14:paraId="60F9D1E4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[SW6-vlan 5] port Ethernet 1/0/3 Ethernet 1/0/4</w:t>
      </w:r>
    </w:p>
    <w:p w14:paraId="6AF60EF6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 xml:space="preserve">[SW6-vlan 5]quit </w:t>
      </w:r>
    </w:p>
    <w:p w14:paraId="7CA8EC39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[SW6]vlan 6</w:t>
      </w:r>
    </w:p>
    <w:p w14:paraId="777B4675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[SW6-vlan 6]port Ethernet 1/0/5 Ethernet 1/0/6</w:t>
      </w:r>
    </w:p>
    <w:p w14:paraId="4F4AEB2B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 xml:space="preserve">[SW6-vlan 6]quit </w:t>
      </w:r>
    </w:p>
    <w:p w14:paraId="082CA36C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[SW6]interface Ethernet 1/0/1</w:t>
      </w:r>
    </w:p>
    <w:p w14:paraId="33860EB2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[SW6- Ethernet 1/0/1]port link-type trunk</w:t>
      </w:r>
    </w:p>
    <w:p w14:paraId="38EE9FCD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[SW6- Ethernet 1/0/1]port trunk permit vlan all</w:t>
      </w:r>
    </w:p>
    <w:p w14:paraId="35754CD9">
      <w:pPr>
        <w:pStyle w:val="style0"/>
        <w:spacing w:lineRule="auto" w:line="288"/>
        <w:ind w:left="840" w:leftChars="400" w:firstLine="105" w:firstLineChars="50"/>
        <w:rPr/>
      </w:pPr>
      <w:r>
        <w:rPr>
          <w:rFonts w:hint="eastAsia"/>
        </w:rPr>
        <w:t xml:space="preserve">Please wait </w:t>
      </w:r>
      <w:r>
        <w:t>……………………………………………</w:t>
      </w:r>
      <w:r>
        <w:rPr>
          <w:rFonts w:hint="eastAsia"/>
        </w:rPr>
        <w:t>Done.</w:t>
      </w:r>
    </w:p>
    <w:p w14:paraId="7011DE58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[SW6- Ethernet 1/0/1]quit</w:t>
      </w:r>
    </w:p>
    <w:p w14:paraId="788BDB0A">
      <w:pPr>
        <w:pStyle w:val="style0"/>
        <w:spacing w:lineRule="auto" w:line="288"/>
        <w:ind w:left="840" w:leftChars="400"/>
        <w:rPr/>
      </w:pPr>
    </w:p>
    <w:p w14:paraId="285EFF40">
      <w:pPr>
        <w:pStyle w:val="style0"/>
        <w:spacing w:lineRule="auto" w:line="288"/>
        <w:ind w:left="840" w:leftChars="400"/>
        <w:rPr/>
      </w:pPr>
    </w:p>
    <w:p w14:paraId="5F731463">
      <w:pPr>
        <w:pStyle w:val="style0"/>
        <w:spacing w:lineRule="auto" w:line="288"/>
        <w:ind w:left="840" w:leftChars="400"/>
        <w:rPr>
          <w:rFonts w:eastAsia="宋体" w:hint="eastAsia"/>
        </w:rPr>
      </w:pPr>
      <w:r>
        <w:rPr>
          <w:rFonts w:hint="eastAsia"/>
        </w:rPr>
        <w:t>配置SW1</w:t>
      </w:r>
      <w:ins w:id="273" w:author="刘远航" w:date="2025-03-19T18:09:00Z">
        <w:r w:rsidR="CC429D89">
          <w:rPr>
            <w:rFonts w:hint="eastAsia"/>
          </w:rPr>
          <w:t>(</w:t>
        </w:r>
      </w:ins>
      <w:ins w:id="274" w:author="刘远航" w:date="2025-03-19T18:10:00Z">
        <w:r w:rsidR="9F644154">
          <w:rPr>
            <w:rFonts w:hint="eastAsia"/>
          </w:rPr>
          <w:t>插入</w:t>
        </w:r>
      </w:ins>
      <w:ins w:id="275" w:author="刘远航" w:date="2025-03-19T18:10:00Z">
        <w:r w:rsidR="8D0AB0F4">
          <w:rPr>
            <w:rFonts w:hint="eastAsia"/>
          </w:rPr>
          <w:t>Gi</w:t>
        </w:r>
      </w:ins>
      <w:ins w:id="276" w:author="刘远航" w:date="2025-03-19T18:10:00Z">
        <w:r w:rsidR="5A1B911E">
          <w:rPr>
            <w:rFonts w:hint="eastAsia"/>
          </w:rPr>
          <w:t>g</w:t>
        </w:r>
      </w:ins>
      <w:ins w:id="277" w:author="刘远航" w:date="2025-03-19T18:10:00Z">
        <w:r w:rsidR="223D33A0">
          <w:rPr>
            <w:rFonts w:hint="eastAsia"/>
          </w:rPr>
          <w:t>abit</w:t>
        </w:r>
      </w:ins>
      <w:ins w:id="278" w:author="刘远航" w:date="2025-03-19T18:09:00Z">
        <w:r w:rsidR="2D2BBF70">
          <w:rPr>
            <w:rFonts w:hint="eastAsia"/>
          </w:rPr>
          <w:t>)</w:t>
        </w:r>
      </w:ins>
    </w:p>
    <w:p w14:paraId="5CE20782">
      <w:pPr>
        <w:pStyle w:val="style0"/>
        <w:spacing w:lineRule="auto" w:line="288"/>
        <w:ind w:left="840" w:leftChars="400"/>
        <w:rPr/>
      </w:pPr>
      <w:r>
        <w:t>[H3C]sys SW1</w:t>
      </w:r>
    </w:p>
    <w:p w14:paraId="6646F57E">
      <w:pPr>
        <w:pStyle w:val="style0"/>
        <w:spacing w:lineRule="auto" w:line="288"/>
        <w:ind w:left="840" w:leftChars="400"/>
        <w:rPr/>
      </w:pPr>
      <w:r>
        <w:t xml:space="preserve">[SW1]interface </w:t>
      </w:r>
      <w:ins w:id="279" w:author="刘远航" w:date="2025-03-21T15:39:00Z">
        <w:r w:rsidR="42738900">
          <w:rPr>
            <w:rFonts w:hint="eastAsia"/>
          </w:rPr>
          <w:t>GigabitEthernet</w:t>
        </w:r>
      </w:ins>
      <w:del w:id="280" w:author="刘远航" w:date="2025-03-21T15:39:00Z">
        <w:r w:rsidDel="E5DEC4AA">
          <w:rPr/>
          <w:delText>Ethernet</w:delText>
        </w:r>
      </w:del>
      <w:r>
        <w:t xml:space="preserve"> 1/0/</w:t>
      </w:r>
      <w:r>
        <w:rPr>
          <w:rFonts w:hint="eastAsia"/>
        </w:rPr>
        <w:t>2</w:t>
      </w:r>
    </w:p>
    <w:p w14:paraId="4B44D8DC">
      <w:pPr>
        <w:pStyle w:val="style0"/>
        <w:spacing w:lineRule="auto" w:line="288"/>
        <w:ind w:left="840" w:leftChars="400"/>
        <w:rPr/>
      </w:pPr>
      <w:r>
        <w:t>[SW1-</w:t>
      </w:r>
      <w:ins w:id="281" w:author="刘远航" w:date="2025-03-21T15:39:00Z">
        <w:r w:rsidR="6E1E18FF">
          <w:rPr>
            <w:rFonts w:hint="eastAsia"/>
          </w:rPr>
          <w:t>GigabitEthernet</w:t>
        </w:r>
      </w:ins>
      <w:del w:id="282" w:author="刘远航" w:date="2025-03-21T15:39:00Z">
        <w:r w:rsidDel="7D47AF21">
          <w:rPr/>
          <w:delText>Ethernet</w:delText>
        </w:r>
      </w:del>
      <w:r>
        <w:t>1/0/</w:t>
      </w:r>
      <w:r>
        <w:rPr>
          <w:rFonts w:hint="eastAsia"/>
        </w:rPr>
        <w:t>2</w:t>
      </w:r>
      <w:r>
        <w:t>]port link</w:t>
      </w:r>
      <w:r>
        <w:rPr>
          <w:rFonts w:hint="eastAsia"/>
        </w:rPr>
        <w:t>-</w:t>
      </w:r>
      <w:r>
        <w:t>type trunk</w:t>
      </w:r>
    </w:p>
    <w:p w14:paraId="2B4053F4">
      <w:pPr>
        <w:pStyle w:val="style0"/>
        <w:spacing w:lineRule="auto" w:line="288"/>
        <w:ind w:left="840" w:leftChars="400"/>
        <w:rPr/>
      </w:pPr>
      <w:r>
        <w:t>[SW1-</w:t>
      </w:r>
      <w:ins w:id="283" w:author="刘远航" w:date="2025-03-21T15:39:00Z">
        <w:r w:rsidR="C99E6CE6">
          <w:rPr>
            <w:rFonts w:hint="eastAsia"/>
          </w:rPr>
          <w:t>GigabitEthernet</w:t>
        </w:r>
      </w:ins>
      <w:del w:id="284" w:author="刘远航" w:date="2025-03-21T15:39:00Z">
        <w:r w:rsidDel="E49CB1BE">
          <w:rPr/>
          <w:delText>Ethernet</w:delText>
        </w:r>
      </w:del>
      <w:r>
        <w:t>1/0/</w:t>
      </w:r>
      <w:r>
        <w:rPr>
          <w:rFonts w:hint="eastAsia"/>
        </w:rPr>
        <w:t>2</w:t>
      </w:r>
      <w:r>
        <w:t>]port trunk permit vlan all</w:t>
      </w:r>
    </w:p>
    <w:p w14:paraId="5DE17DEC">
      <w:pPr>
        <w:pStyle w:val="style0"/>
        <w:spacing w:lineRule="auto" w:line="288"/>
        <w:ind w:left="840" w:leftChars="400"/>
        <w:rPr/>
      </w:pPr>
      <w:r>
        <w:t>[SW1-</w:t>
      </w:r>
      <w:ins w:id="285" w:author="刘远航" w:date="2025-03-21T15:39:00Z">
        <w:r w:rsidR="B609D2EE">
          <w:rPr>
            <w:rFonts w:hint="eastAsia"/>
          </w:rPr>
          <w:t>GigabitEthernet</w:t>
        </w:r>
      </w:ins>
      <w:del w:id="286" w:author="刘远航" w:date="2025-03-21T15:39:00Z">
        <w:r w:rsidDel="8D352BA6">
          <w:rPr/>
          <w:delText>Ethernet</w:delText>
        </w:r>
      </w:del>
      <w:r>
        <w:t>1/0/</w:t>
      </w:r>
      <w:r>
        <w:rPr>
          <w:rFonts w:hint="eastAsia"/>
        </w:rPr>
        <w:t>2</w:t>
      </w:r>
      <w:r>
        <w:t>]quit</w:t>
      </w:r>
    </w:p>
    <w:p w14:paraId="2EA8AF1C">
      <w:pPr>
        <w:pStyle w:val="style0"/>
        <w:spacing w:lineRule="auto" w:line="288"/>
        <w:ind w:left="840" w:leftChars="400"/>
        <w:rPr/>
      </w:pPr>
      <w:r>
        <w:t xml:space="preserve">[SW1]interface </w:t>
      </w:r>
      <w:ins w:id="287" w:author="刘远航" w:date="2025-03-21T15:39:00Z">
        <w:r w:rsidR="FA2E5416">
          <w:rPr>
            <w:rFonts w:hint="eastAsia"/>
          </w:rPr>
          <w:t>GigabitEthernet</w:t>
        </w:r>
      </w:ins>
      <w:del w:id="288" w:author="刘远航" w:date="2025-03-21T15:39:00Z">
        <w:r w:rsidDel="A8E381DE">
          <w:rPr/>
          <w:delText>Ethernet</w:delText>
        </w:r>
      </w:del>
      <w:r>
        <w:t xml:space="preserve"> 1/0/</w:t>
      </w:r>
      <w:r>
        <w:rPr>
          <w:rFonts w:hint="eastAsia"/>
        </w:rPr>
        <w:t>3</w:t>
      </w:r>
    </w:p>
    <w:p w14:paraId="18529FFD">
      <w:pPr>
        <w:pStyle w:val="style0"/>
        <w:spacing w:lineRule="auto" w:line="288"/>
        <w:ind w:left="840" w:leftChars="400"/>
        <w:rPr/>
      </w:pPr>
      <w:r>
        <w:t>[SW1-</w:t>
      </w:r>
      <w:ins w:id="289" w:author="刘远航" w:date="2025-03-21T15:39:00Z">
        <w:r w:rsidR="68E1C6FB">
          <w:rPr>
            <w:rFonts w:hint="eastAsia"/>
          </w:rPr>
          <w:t>GigabitEthernet</w:t>
        </w:r>
      </w:ins>
      <w:del w:id="290" w:author="刘远航" w:date="2025-03-21T15:39:00Z">
        <w:r w:rsidDel="6F8BD215">
          <w:rPr/>
          <w:delText>Ethernet</w:delText>
        </w:r>
      </w:del>
      <w:r>
        <w:t>1/0/</w:t>
      </w:r>
      <w:r>
        <w:rPr>
          <w:rFonts w:hint="eastAsia"/>
        </w:rPr>
        <w:t>3</w:t>
      </w:r>
      <w:r>
        <w:t>]port link</w:t>
      </w:r>
      <w:r>
        <w:rPr>
          <w:rFonts w:hint="eastAsia"/>
        </w:rPr>
        <w:t>-</w:t>
      </w:r>
      <w:r>
        <w:t>type trunk</w:t>
      </w:r>
    </w:p>
    <w:p w14:paraId="34D06615">
      <w:pPr>
        <w:pStyle w:val="style0"/>
        <w:spacing w:lineRule="auto" w:line="288"/>
        <w:ind w:left="840" w:leftChars="400"/>
        <w:rPr/>
      </w:pPr>
      <w:r>
        <w:t>[SW1-</w:t>
      </w:r>
      <w:ins w:id="291" w:author="刘远航" w:date="2025-03-21T15:39:00Z">
        <w:r w:rsidR="35B8FBBB">
          <w:rPr>
            <w:rFonts w:hint="eastAsia"/>
          </w:rPr>
          <w:t>GigabitEthernet</w:t>
        </w:r>
      </w:ins>
      <w:del w:id="292" w:author="刘远航" w:date="2025-03-21T15:39:00Z">
        <w:r w:rsidDel="8B8AFDEC">
          <w:rPr/>
          <w:delText>Ethernet</w:delText>
        </w:r>
      </w:del>
      <w:r>
        <w:t>1/0/</w:t>
      </w:r>
      <w:r>
        <w:rPr>
          <w:rFonts w:hint="eastAsia"/>
        </w:rPr>
        <w:t>3</w:t>
      </w:r>
      <w:r>
        <w:t>]port trunk permit vlan all</w:t>
      </w:r>
    </w:p>
    <w:p w14:paraId="39E8FDCF">
      <w:pPr>
        <w:pStyle w:val="style0"/>
        <w:spacing w:lineRule="auto" w:line="288"/>
        <w:ind w:left="840" w:leftChars="400"/>
        <w:rPr/>
      </w:pPr>
      <w:r>
        <w:t>[SW1-</w:t>
      </w:r>
      <w:ins w:id="293" w:author="刘远航" w:date="2025-03-21T15:39:00Z">
        <w:r w:rsidR="6C4BB031">
          <w:rPr>
            <w:rFonts w:hint="eastAsia"/>
          </w:rPr>
          <w:t>GigabitEthernet</w:t>
        </w:r>
      </w:ins>
      <w:del w:id="294" w:author="刘远航" w:date="2025-03-21T15:39:00Z">
        <w:r w:rsidDel="1C67607D">
          <w:rPr/>
          <w:delText>Ethernet</w:delText>
        </w:r>
      </w:del>
      <w:r>
        <w:t>1/0/</w:t>
      </w:r>
      <w:r>
        <w:rPr>
          <w:rFonts w:hint="eastAsia"/>
        </w:rPr>
        <w:t>3</w:t>
      </w:r>
      <w:r>
        <w:t>]quit</w:t>
      </w:r>
    </w:p>
    <w:p w14:paraId="3A5DC14C">
      <w:pPr>
        <w:pStyle w:val="style0"/>
        <w:spacing w:lineRule="auto" w:line="288"/>
        <w:ind w:left="840" w:leftChars="400"/>
        <w:rPr/>
      </w:pPr>
      <w:r>
        <w:t xml:space="preserve">[SW1] vlan </w:t>
      </w:r>
      <w:r>
        <w:rPr>
          <w:rFonts w:hint="eastAsia"/>
        </w:rPr>
        <w:t>2</w:t>
      </w:r>
    </w:p>
    <w:p w14:paraId="39CD44F2">
      <w:pPr>
        <w:pStyle w:val="style0"/>
        <w:spacing w:lineRule="auto" w:line="288"/>
        <w:ind w:left="840" w:leftChars="400"/>
        <w:rPr/>
      </w:pPr>
      <w:r>
        <w:t>[SW1</w:t>
      </w:r>
      <w:r>
        <w:rPr>
          <w:rFonts w:hint="eastAsia"/>
        </w:rPr>
        <w:t>-vlan2</w:t>
      </w:r>
      <w:r>
        <w:t>]interface vlan 2</w:t>
      </w:r>
    </w:p>
    <w:p w14:paraId="12DAC492">
      <w:pPr>
        <w:pStyle w:val="style0"/>
        <w:spacing w:lineRule="auto" w:line="288"/>
        <w:ind w:left="840" w:leftChars="400"/>
        <w:rPr/>
      </w:pPr>
      <w:r>
        <w:t>[SW1-Vlan-interface2]ip address 1</w:t>
      </w:r>
      <w:r>
        <w:rPr>
          <w:rFonts w:hint="eastAsia"/>
        </w:rPr>
        <w:t>72</w:t>
      </w:r>
      <w:r>
        <w:t>.1</w:t>
      </w:r>
      <w:r>
        <w:rPr>
          <w:rFonts w:hint="eastAsia"/>
        </w:rPr>
        <w:t>6</w:t>
      </w:r>
      <w:r>
        <w:t>.</w:t>
      </w:r>
      <w:r>
        <w:rPr>
          <w:rFonts w:hint="eastAsia"/>
        </w:rPr>
        <w:t>4</w:t>
      </w:r>
      <w:r>
        <w:t>.</w:t>
      </w:r>
      <w:r>
        <w:rPr>
          <w:rFonts w:hint="eastAsia"/>
        </w:rPr>
        <w:t>1 22</w:t>
      </w:r>
    </w:p>
    <w:p w14:paraId="6DB3C18B">
      <w:pPr>
        <w:pStyle w:val="style0"/>
        <w:spacing w:lineRule="auto" w:line="288"/>
        <w:ind w:left="840" w:leftChars="400"/>
        <w:rPr/>
      </w:pPr>
      <w:r>
        <w:t>[SW1-Vlan-interface2]quit</w:t>
      </w:r>
    </w:p>
    <w:p w14:paraId="2414EDA8">
      <w:pPr>
        <w:pStyle w:val="style0"/>
        <w:spacing w:lineRule="auto" w:line="288"/>
        <w:ind w:left="840" w:leftChars="400"/>
        <w:rPr/>
      </w:pPr>
      <w:r>
        <w:t xml:space="preserve">[SW1]vlan </w:t>
      </w:r>
      <w:r>
        <w:rPr>
          <w:rFonts w:hint="eastAsia"/>
        </w:rPr>
        <w:t>3</w:t>
      </w:r>
    </w:p>
    <w:p w14:paraId="51EDF8C2">
      <w:pPr>
        <w:pStyle w:val="style0"/>
        <w:spacing w:lineRule="auto" w:line="288"/>
        <w:ind w:left="840" w:leftChars="400"/>
        <w:rPr/>
      </w:pPr>
      <w:r>
        <w:t>[SW1</w:t>
      </w:r>
      <w:r>
        <w:rPr>
          <w:rFonts w:hint="eastAsia"/>
        </w:rPr>
        <w:t>-vlan3</w:t>
      </w:r>
      <w:r>
        <w:t>]interface vlan 3</w:t>
      </w:r>
    </w:p>
    <w:p w14:paraId="316D0331">
      <w:pPr>
        <w:pStyle w:val="style0"/>
        <w:spacing w:lineRule="auto" w:line="288"/>
        <w:ind w:left="840" w:leftChars="400"/>
        <w:rPr/>
      </w:pPr>
      <w:r>
        <w:t>[SW1-Vlan-interface3]ip address 1</w:t>
      </w:r>
      <w:r>
        <w:rPr>
          <w:rFonts w:hint="eastAsia"/>
        </w:rPr>
        <w:t>72</w:t>
      </w:r>
      <w:r>
        <w:t>.16.</w:t>
      </w:r>
      <w:r>
        <w:rPr>
          <w:rFonts w:hint="eastAsia"/>
        </w:rPr>
        <w:t>16</w:t>
      </w:r>
      <w:r>
        <w:t>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20</w:t>
      </w:r>
    </w:p>
    <w:p w14:paraId="3E204B0A">
      <w:pPr>
        <w:pStyle w:val="style0"/>
        <w:spacing w:lineRule="auto" w:line="288"/>
        <w:ind w:left="840" w:leftChars="400"/>
        <w:rPr/>
      </w:pPr>
      <w:r>
        <w:t>[SW1-Vlan-interface3]quit</w:t>
      </w:r>
    </w:p>
    <w:p w14:paraId="77EB891C">
      <w:pPr>
        <w:pStyle w:val="style0"/>
        <w:spacing w:lineRule="auto" w:line="288"/>
        <w:ind w:left="840" w:leftChars="400"/>
        <w:rPr/>
      </w:pPr>
      <w:r>
        <w:t xml:space="preserve">[SW1] vlan </w:t>
      </w:r>
      <w:r>
        <w:rPr>
          <w:rFonts w:hint="eastAsia"/>
        </w:rPr>
        <w:t>1</w:t>
      </w:r>
    </w:p>
    <w:p w14:paraId="21F7E625">
      <w:pPr>
        <w:pStyle w:val="style0"/>
        <w:spacing w:lineRule="auto" w:line="288"/>
        <w:ind w:left="840" w:leftChars="400"/>
        <w:rPr/>
      </w:pPr>
      <w:r>
        <w:t>[SW1</w:t>
      </w:r>
      <w:r>
        <w:rPr>
          <w:rFonts w:hint="eastAsia"/>
        </w:rPr>
        <w:t>-vlan1</w:t>
      </w:r>
      <w:r>
        <w:t xml:space="preserve">]interface vlan </w:t>
      </w:r>
      <w:r>
        <w:rPr>
          <w:rFonts w:hint="eastAsia"/>
        </w:rPr>
        <w:t>1</w:t>
      </w:r>
    </w:p>
    <w:p w14:paraId="3E44CD5E">
      <w:pPr>
        <w:pStyle w:val="style0"/>
        <w:spacing w:lineRule="auto" w:line="288"/>
        <w:ind w:left="840" w:leftChars="400"/>
        <w:rPr/>
      </w:pPr>
      <w:r>
        <w:t>[SW1-Vlan-interface</w:t>
      </w:r>
      <w:r>
        <w:rPr>
          <w:rFonts w:hint="eastAsia"/>
        </w:rPr>
        <w:t>1</w:t>
      </w:r>
      <w:r>
        <w:t>]ip address 1</w:t>
      </w:r>
      <w:r>
        <w:rPr>
          <w:rFonts w:hint="eastAsia"/>
        </w:rPr>
        <w:t>72</w:t>
      </w:r>
      <w:r>
        <w:t>.16.</w:t>
      </w:r>
      <w:r>
        <w:rPr>
          <w:rFonts w:hint="eastAsia"/>
        </w:rPr>
        <w:t>0</w:t>
      </w:r>
      <w:r>
        <w:t>.</w:t>
      </w:r>
      <w:r>
        <w:rPr>
          <w:rFonts w:hint="eastAsia"/>
        </w:rPr>
        <w:t>1</w:t>
      </w:r>
      <w:r>
        <w:t xml:space="preserve"> 2</w:t>
      </w:r>
      <w:r>
        <w:rPr>
          <w:rFonts w:hint="eastAsia"/>
        </w:rPr>
        <w:t>4</w:t>
      </w:r>
    </w:p>
    <w:p w14:paraId="70876444">
      <w:pPr>
        <w:pStyle w:val="style0"/>
        <w:spacing w:lineRule="auto" w:line="288"/>
        <w:ind w:left="840" w:leftChars="400"/>
        <w:rPr/>
      </w:pPr>
      <w:r>
        <w:t>[SW1-Vlan-interface</w:t>
      </w:r>
      <w:r>
        <w:rPr>
          <w:rFonts w:hint="eastAsia"/>
        </w:rPr>
        <w:t>1</w:t>
      </w:r>
      <w:r>
        <w:t>]quit</w:t>
      </w:r>
    </w:p>
    <w:p w14:paraId="151E6BBC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[SW1]ip route-static 0.0.0.0 0.0.0.0 172.16.0.2</w:t>
      </w:r>
    </w:p>
    <w:p w14:paraId="4B17B57B">
      <w:pPr>
        <w:pStyle w:val="style0"/>
        <w:spacing w:lineRule="auto" w:line="288"/>
        <w:ind w:left="840" w:leftChars="400"/>
        <w:rPr/>
      </w:pPr>
    </w:p>
    <w:p w14:paraId="679A13A3">
      <w:pPr>
        <w:pStyle w:val="style0"/>
        <w:spacing w:lineRule="auto" w:line="288"/>
        <w:ind w:left="840" w:leftChars="400"/>
        <w:rPr>
          <w:rFonts w:eastAsia="宋体" w:hint="eastAsia"/>
        </w:rPr>
      </w:pPr>
      <w:r>
        <w:rPr>
          <w:rFonts w:hint="eastAsia"/>
        </w:rPr>
        <w:t>配置SW4</w:t>
      </w:r>
      <w:ins w:id="295" w:author="宁泰来" w:date="2025-03-19T15:52:00Z">
        <w:r w:rsidR="F6EA010B">
          <w:rPr>
            <w:rFonts w:hint="eastAsia"/>
          </w:rPr>
          <w:t>(</w:t>
        </w:r>
      </w:ins>
      <w:ins w:id="296" w:author="宁泰来" w:date="2025-03-19T15:52:00Z">
        <w:r w:rsidR="84BE3BEF">
          <w:rPr>
            <w:rFonts w:hint="eastAsia"/>
          </w:rPr>
          <w:t>Gigabit</w:t>
        </w:r>
      </w:ins>
      <w:ins w:id="297" w:author="宁泰来" w:date="2025-03-19T15:52:00Z">
        <w:r w:rsidR="209EB389">
          <w:rPr>
            <w:rFonts w:hint="eastAsia"/>
          </w:rPr>
          <w:t>)</w:t>
        </w:r>
      </w:ins>
    </w:p>
    <w:p w14:paraId="1CF039E5">
      <w:pPr>
        <w:pStyle w:val="style0"/>
        <w:spacing w:lineRule="auto" w:line="288"/>
        <w:ind w:left="840" w:leftChars="400"/>
        <w:rPr/>
      </w:pPr>
      <w:r>
        <w:t>[H3C]sys SW</w:t>
      </w:r>
      <w:r>
        <w:rPr>
          <w:rFonts w:hint="eastAsia"/>
        </w:rPr>
        <w:t>4</w:t>
      </w:r>
    </w:p>
    <w:p w14:paraId="46E9CC53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4]</w:t>
      </w:r>
      <w:r>
        <w:t>interface Ethernet 1/0/</w:t>
      </w:r>
      <w:r>
        <w:rPr>
          <w:rFonts w:hint="eastAsia"/>
        </w:rPr>
        <w:t>2</w:t>
      </w:r>
    </w:p>
    <w:p w14:paraId="12506698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</w:t>
      </w:r>
      <w:r>
        <w:t>-Ethernet1/0/</w:t>
      </w:r>
      <w:r>
        <w:rPr>
          <w:rFonts w:hint="eastAsia"/>
        </w:rPr>
        <w:t>2</w:t>
      </w:r>
      <w:r>
        <w:t>]port link</w:t>
      </w:r>
      <w:r>
        <w:rPr>
          <w:rFonts w:hint="eastAsia"/>
        </w:rPr>
        <w:t>-</w:t>
      </w:r>
      <w:r>
        <w:t>type trunk</w:t>
      </w:r>
    </w:p>
    <w:p w14:paraId="317C91E9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</w:t>
      </w:r>
      <w:r>
        <w:t>-Ethernet1/0/</w:t>
      </w:r>
      <w:r>
        <w:rPr>
          <w:rFonts w:hint="eastAsia"/>
        </w:rPr>
        <w:t>2</w:t>
      </w:r>
      <w:r>
        <w:t>]port trunk permit vlan all</w:t>
      </w:r>
    </w:p>
    <w:p w14:paraId="12F6766F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</w:t>
      </w:r>
      <w:r>
        <w:t>-Ethernet1/0/</w:t>
      </w:r>
      <w:r>
        <w:rPr>
          <w:rFonts w:hint="eastAsia"/>
        </w:rPr>
        <w:t>2</w:t>
      </w:r>
      <w:r>
        <w:t>]quit</w:t>
      </w:r>
    </w:p>
    <w:p w14:paraId="142A2B30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</w:t>
      </w:r>
      <w:r>
        <w:t>]interface Ethernet 1/0/</w:t>
      </w:r>
      <w:r>
        <w:rPr>
          <w:rFonts w:hint="eastAsia"/>
        </w:rPr>
        <w:t>3</w:t>
      </w:r>
    </w:p>
    <w:p w14:paraId="30C78005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</w:t>
      </w:r>
      <w:r>
        <w:t>-Ethernet1/0/</w:t>
      </w:r>
      <w:r>
        <w:rPr>
          <w:rFonts w:hint="eastAsia"/>
        </w:rPr>
        <w:t>3</w:t>
      </w:r>
      <w:r>
        <w:t>]port link</w:t>
      </w:r>
      <w:r>
        <w:rPr>
          <w:rFonts w:hint="eastAsia"/>
        </w:rPr>
        <w:t>-</w:t>
      </w:r>
      <w:r>
        <w:t>type trunk</w:t>
      </w:r>
    </w:p>
    <w:p w14:paraId="70870067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</w:t>
      </w:r>
      <w:r>
        <w:t>-Ethernet1/0/</w:t>
      </w:r>
      <w:r>
        <w:rPr>
          <w:rFonts w:hint="eastAsia"/>
        </w:rPr>
        <w:t>3</w:t>
      </w:r>
      <w:r>
        <w:t>]port trunk permit vlan all</w:t>
      </w:r>
    </w:p>
    <w:p w14:paraId="06275F4A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</w:t>
      </w:r>
      <w:r>
        <w:t>-Ethernet1/0/</w:t>
      </w:r>
      <w:r>
        <w:rPr>
          <w:rFonts w:hint="eastAsia"/>
        </w:rPr>
        <w:t>3</w:t>
      </w:r>
      <w:r>
        <w:t>]quit</w:t>
      </w:r>
    </w:p>
    <w:p w14:paraId="2F7F54B4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</w:t>
      </w:r>
      <w:r>
        <w:t xml:space="preserve">] vlan </w:t>
      </w:r>
      <w:r>
        <w:rPr>
          <w:rFonts w:hint="eastAsia"/>
        </w:rPr>
        <w:t>4</w:t>
      </w:r>
    </w:p>
    <w:p w14:paraId="42E1476C">
      <w:pPr>
        <w:pStyle w:val="style0"/>
        <w:spacing w:lineRule="auto" w:line="288"/>
        <w:ind w:left="840" w:leftChars="400"/>
        <w:rPr>
          <w:rFonts w:eastAsia="宋体" w:hint="eastAsia"/>
        </w:rPr>
      </w:pPr>
      <w:r>
        <w:t>[SW</w:t>
      </w:r>
      <w:r>
        <w:rPr>
          <w:rFonts w:hint="eastAsia"/>
        </w:rPr>
        <w:t>4-vlan4</w:t>
      </w:r>
      <w:r>
        <w:t xml:space="preserve">]interface vlan </w:t>
      </w:r>
      <w:r w:rsidRPr="90A9A34E">
        <w:rPr>
          <w:strike/>
          <w:rPrChange w:id="298" w:author="宁泰来" w:date="2025-03-19T15:54:00Z">
            <w:rPr/>
          </w:rPrChange>
        </w:rPr>
        <w:t>2</w:t>
      </w:r>
      <w:ins w:id="299" w:author="宁泰来" w:date="2025-03-19T15:54:00Z">
        <w:r w:rsidR="EC0CCCE0" w:rsidRPr="E6CBE515">
          <w:rPr>
            <w:rFonts w:hint="eastAsia"/>
            <w:strike w:val="false"/>
            <w:rPrChange w:id="300" w:author="宁泰来" w:date="2025-03-19T15:54:00Z">
              <w:rPr>
                <w:rFonts w:hint="eastAsia"/>
                <w:strike/>
              </w:rPr>
            </w:rPrChange>
          </w:rPr>
          <w:t>4</w:t>
        </w:r>
      </w:ins>
    </w:p>
    <w:p w14:paraId="577DBF64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</w:t>
      </w:r>
      <w:r>
        <w:t>-Vlan-interface</w:t>
      </w:r>
      <w:r>
        <w:rPr>
          <w:rFonts w:hint="eastAsia"/>
        </w:rPr>
        <w:t>4</w:t>
      </w:r>
      <w:r>
        <w:t>]ip address 1</w:t>
      </w:r>
      <w:r>
        <w:rPr>
          <w:rFonts w:hint="eastAsia"/>
        </w:rPr>
        <w:t>72</w:t>
      </w:r>
      <w:r>
        <w:t>.1</w:t>
      </w:r>
      <w:r>
        <w:rPr>
          <w:rFonts w:hint="eastAsia"/>
        </w:rPr>
        <w:t>6</w:t>
      </w:r>
      <w:r>
        <w:t>.</w:t>
      </w:r>
      <w:r>
        <w:rPr>
          <w:rFonts w:hint="eastAsia"/>
        </w:rPr>
        <w:t>72</w:t>
      </w:r>
      <w:r>
        <w:t>.</w:t>
      </w:r>
      <w:r>
        <w:rPr>
          <w:rFonts w:hint="eastAsia"/>
        </w:rPr>
        <w:t>1 21</w:t>
      </w:r>
    </w:p>
    <w:p w14:paraId="0E245246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</w:t>
      </w:r>
      <w:r>
        <w:t>-Vlan-interface</w:t>
      </w:r>
      <w:r>
        <w:rPr>
          <w:rFonts w:hint="eastAsia"/>
        </w:rPr>
        <w:t>4</w:t>
      </w:r>
      <w:r>
        <w:t>]quit</w:t>
      </w:r>
    </w:p>
    <w:p w14:paraId="2274ECF9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</w:t>
      </w:r>
      <w:r>
        <w:t xml:space="preserve">]vlan </w:t>
      </w:r>
      <w:r>
        <w:rPr>
          <w:rFonts w:hint="eastAsia"/>
        </w:rPr>
        <w:t>5</w:t>
      </w:r>
    </w:p>
    <w:p w14:paraId="7AB3C001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4-vlan3</w:t>
      </w:r>
      <w:r>
        <w:t xml:space="preserve">]interface vlan </w:t>
      </w:r>
      <w:r>
        <w:rPr>
          <w:rFonts w:hint="eastAsia"/>
        </w:rPr>
        <w:t>5</w:t>
      </w:r>
    </w:p>
    <w:p w14:paraId="5CD9E55E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</w:t>
      </w:r>
      <w:r>
        <w:t>-Vlan-interface3]ip address 1</w:t>
      </w:r>
      <w:r>
        <w:rPr>
          <w:rFonts w:hint="eastAsia"/>
        </w:rPr>
        <w:t>72</w:t>
      </w:r>
      <w:r>
        <w:t>.16.</w:t>
      </w:r>
      <w:r>
        <w:rPr>
          <w:rFonts w:hint="eastAsia"/>
        </w:rPr>
        <w:t>96</w:t>
      </w:r>
      <w:r>
        <w:t>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19</w:t>
      </w:r>
    </w:p>
    <w:p w14:paraId="2E411C7E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</w:t>
      </w:r>
      <w:r>
        <w:t>-Vlan-interface3]quit</w:t>
      </w:r>
    </w:p>
    <w:p w14:paraId="12EEE358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</w:t>
      </w:r>
      <w:r>
        <w:t xml:space="preserve">] vlan </w:t>
      </w:r>
      <w:r>
        <w:rPr>
          <w:rFonts w:hint="eastAsia"/>
        </w:rPr>
        <w:t>6</w:t>
      </w:r>
    </w:p>
    <w:p w14:paraId="71946B13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4-vlan6</w:t>
      </w:r>
      <w:r>
        <w:t xml:space="preserve">]interface vlan </w:t>
      </w:r>
      <w:r>
        <w:rPr>
          <w:rFonts w:hint="eastAsia"/>
        </w:rPr>
        <w:t>6</w:t>
      </w:r>
    </w:p>
    <w:p w14:paraId="65DCBC60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</w:t>
      </w:r>
      <w:r>
        <w:t>-Vlan-interface</w:t>
      </w:r>
      <w:r>
        <w:rPr>
          <w:rFonts w:hint="eastAsia"/>
        </w:rPr>
        <w:t>6</w:t>
      </w:r>
      <w:r>
        <w:t>]ip address 1</w:t>
      </w:r>
      <w:r>
        <w:rPr>
          <w:rFonts w:hint="eastAsia"/>
        </w:rPr>
        <w:t>72</w:t>
      </w:r>
      <w:r>
        <w:t>.16.</w:t>
      </w:r>
      <w:r>
        <w:rPr>
          <w:rFonts w:hint="eastAsia"/>
        </w:rPr>
        <w:t>68</w:t>
      </w:r>
      <w:r>
        <w:t>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22</w:t>
      </w:r>
    </w:p>
    <w:p w14:paraId="60338E1B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</w:t>
      </w:r>
      <w:r>
        <w:t>-Vlan-interface</w:t>
      </w:r>
      <w:r>
        <w:rPr>
          <w:rFonts w:hint="eastAsia"/>
        </w:rPr>
        <w:t>6</w:t>
      </w:r>
      <w:r>
        <w:t>]quit</w:t>
      </w:r>
    </w:p>
    <w:p w14:paraId="34DF9CD8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</w:t>
      </w:r>
      <w:r>
        <w:t xml:space="preserve">] vlan </w:t>
      </w:r>
      <w:r>
        <w:rPr>
          <w:rFonts w:hint="eastAsia"/>
        </w:rPr>
        <w:t>1</w:t>
      </w:r>
    </w:p>
    <w:p w14:paraId="0190C7B0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4-vlan1</w:t>
      </w:r>
      <w:r>
        <w:t xml:space="preserve">]interface vlan </w:t>
      </w:r>
      <w:r>
        <w:rPr>
          <w:rFonts w:hint="eastAsia"/>
        </w:rPr>
        <w:t>1</w:t>
      </w:r>
    </w:p>
    <w:p w14:paraId="2A496DC6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</w:t>
      </w:r>
      <w:r>
        <w:t>-Vlan-interface</w:t>
      </w:r>
      <w:r>
        <w:rPr>
          <w:rFonts w:hint="eastAsia"/>
        </w:rPr>
        <w:t>1</w:t>
      </w:r>
      <w:r>
        <w:t>]ip address 1</w:t>
      </w:r>
      <w:r>
        <w:rPr>
          <w:rFonts w:hint="eastAsia"/>
        </w:rPr>
        <w:t>72</w:t>
      </w:r>
      <w:r>
        <w:t>.16.</w:t>
      </w:r>
      <w:r>
        <w:rPr>
          <w:rFonts w:hint="eastAsia"/>
        </w:rPr>
        <w:t>64</w:t>
      </w:r>
      <w:r>
        <w:t>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24</w:t>
      </w:r>
    </w:p>
    <w:p w14:paraId="5E051FAB">
      <w:pPr>
        <w:pStyle w:val="style0"/>
        <w:spacing w:lineRule="auto" w:line="288"/>
        <w:ind w:left="840" w:leftChars="400"/>
        <w:rPr/>
      </w:pPr>
      <w:r>
        <w:t>[SW</w:t>
      </w:r>
      <w:r>
        <w:rPr>
          <w:rFonts w:hint="eastAsia"/>
        </w:rPr>
        <w:t>4</w:t>
      </w:r>
      <w:r>
        <w:t>-Vlan-interface</w:t>
      </w:r>
      <w:r>
        <w:rPr>
          <w:rFonts w:hint="eastAsia"/>
        </w:rPr>
        <w:t>1</w:t>
      </w:r>
      <w:r>
        <w:t>]quit</w:t>
      </w:r>
    </w:p>
    <w:p w14:paraId="059CC731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[SW4]ip route-static 0.0.0.0 0.0.0.0 172.16.64.2</w:t>
      </w:r>
    </w:p>
    <w:p w14:paraId="6A925959">
      <w:pPr>
        <w:pStyle w:val="style0"/>
        <w:spacing w:lineRule="auto" w:line="288"/>
        <w:ind w:left="840" w:leftChars="400"/>
        <w:rPr/>
      </w:pPr>
    </w:p>
    <w:p w14:paraId="0B7A8E2A">
      <w:pPr>
        <w:pStyle w:val="style0"/>
        <w:spacing w:lineRule="auto" w:line="288"/>
        <w:rPr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配置路由器1</w:t>
      </w:r>
    </w:p>
    <w:p w14:paraId="77ACAB22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 xml:space="preserve">[RT1]interface Ethernet 0/0 </w:t>
      </w:r>
    </w:p>
    <w:p w14:paraId="362E3B4D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[RT1-Ethernet0/0] ip address 172.16.0.2 24</w:t>
      </w:r>
    </w:p>
    <w:p w14:paraId="26A5CDDE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 xml:space="preserve">[RT1]interface Ethernet 0/1 </w:t>
      </w:r>
    </w:p>
    <w:p w14:paraId="41D78FC5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[RT1-Ethernet0/1] ip address 172.16.1.10 24</w:t>
      </w:r>
    </w:p>
    <w:p w14:paraId="05B35568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[RT1]ip route-static 0.0.0.0 0.0.0.0 172.16.1.11</w:t>
      </w:r>
    </w:p>
    <w:p w14:paraId="4BE02C48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[RT1]ip route-static 0.0.0.0 0.0.0.0 172.16.0.1</w:t>
      </w:r>
    </w:p>
    <w:p w14:paraId="720F9427">
      <w:pPr>
        <w:pStyle w:val="style0"/>
        <w:spacing w:lineRule="auto" w:line="288"/>
        <w:ind w:left="840" w:leftChars="400"/>
        <w:rPr/>
      </w:pPr>
    </w:p>
    <w:p w14:paraId="5AB39FBE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配置路由器2</w:t>
      </w:r>
    </w:p>
    <w:p w14:paraId="3804145D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 xml:space="preserve">[RT2]interface Ethernet 0/0 </w:t>
      </w:r>
    </w:p>
    <w:p w14:paraId="0F8E138C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[RT2-Ethernet0/0] ip address 172.16.64.2 24</w:t>
      </w:r>
    </w:p>
    <w:p w14:paraId="58909A94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 xml:space="preserve">[RT2]interface Ethernet 0/1 </w:t>
      </w:r>
    </w:p>
    <w:p w14:paraId="3E870CDD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[RT2-Ethernet0/1] ip address 172.16.1.11 24</w:t>
      </w:r>
    </w:p>
    <w:p w14:paraId="5E053FBE">
      <w:pPr>
        <w:pStyle w:val="style0"/>
        <w:spacing w:lineRule="auto" w:line="288"/>
        <w:ind w:left="840" w:leftChars="400"/>
        <w:rPr/>
      </w:pPr>
      <w:r>
        <w:rPr>
          <w:rFonts w:hint="eastAsia"/>
        </w:rPr>
        <w:t>[RT2]ip route-static 0.0.0.0 0.0.0.0 172.16.1.10</w:t>
      </w:r>
    </w:p>
    <w:p w14:paraId="0A6B447A">
      <w:pPr>
        <w:pStyle w:val="style0"/>
        <w:autoSpaceDE w:val="false"/>
        <w:autoSpaceDN w:val="false"/>
        <w:adjustRightInd w:val="false"/>
        <w:spacing w:lineRule="auto" w:line="288"/>
        <w:ind w:left="840" w:leftChars="400"/>
        <w:jc w:val="left"/>
        <w:rPr/>
      </w:pPr>
      <w:r>
        <w:rPr>
          <w:rFonts w:hint="eastAsia"/>
        </w:rPr>
        <w:t>[RT2]ip route-static 0.0.0.0 0.0.0.0 172.16.64.1</w:t>
      </w:r>
    </w:p>
    <w:p w14:paraId="502EB7BD">
      <w:pPr>
        <w:pStyle w:val="style0"/>
        <w:autoSpaceDE w:val="false"/>
        <w:autoSpaceDN w:val="false"/>
        <w:adjustRightInd w:val="false"/>
        <w:spacing w:lineRule="auto" w:line="288"/>
        <w:jc w:val="left"/>
        <w:rPr/>
      </w:pPr>
    </w:p>
    <w:p w14:paraId="2B4BA913">
      <w:pPr>
        <w:pStyle w:val="style0"/>
        <w:autoSpaceDE w:val="false"/>
        <w:autoSpaceDN w:val="false"/>
        <w:adjustRightInd w:val="false"/>
        <w:spacing w:lineRule="auto" w:line="288"/>
        <w:jc w:val="left"/>
        <w:rPr/>
      </w:pPr>
    </w:p>
    <w:p w14:paraId="10A20876">
      <w:pPr>
        <w:pStyle w:val="style0"/>
        <w:autoSpaceDE w:val="false"/>
        <w:autoSpaceDN w:val="false"/>
        <w:adjustRightInd w:val="false"/>
        <w:spacing w:lineRule="auto" w:line="288"/>
        <w:ind w:firstLine="420"/>
        <w:jc w:val="left"/>
        <w:rPr>
          <w:rFonts w:ascii="宋体" w:cs="宋体" w:hAnsi="宋体"/>
          <w:color w:val="000000"/>
          <w:kern w:val="0"/>
          <w:sz w:val="32"/>
          <w:szCs w:val="32"/>
        </w:rPr>
      </w:pPr>
      <w:r>
        <w:rPr>
          <w:b/>
          <w:bCs/>
          <w:color w:val="000000"/>
          <w:kern w:val="0"/>
          <w:sz w:val="32"/>
          <w:szCs w:val="32"/>
        </w:rPr>
        <w:t>13.4</w:t>
      </w:r>
      <w:r>
        <w:rPr>
          <w:color w:val="000000"/>
          <w:kern w:val="0"/>
          <w:sz w:val="32"/>
          <w:szCs w:val="32"/>
        </w:rPr>
        <w:t xml:space="preserve"> </w:t>
      </w:r>
      <w:r>
        <w:rPr>
          <w:rFonts w:ascii="宋体" w:cs="宋体" w:hAnsi="宋体"/>
          <w:color w:val="000000"/>
          <w:kern w:val="0"/>
          <w:sz w:val="32"/>
          <w:szCs w:val="32"/>
        </w:rPr>
        <w:t>相关知识</w:t>
      </w:r>
    </w:p>
    <w:p w14:paraId="332B4014">
      <w:pPr>
        <w:pStyle w:val="style0"/>
        <w:autoSpaceDE w:val="false"/>
        <w:autoSpaceDN w:val="false"/>
        <w:adjustRightInd w:val="false"/>
        <w:spacing w:lineRule="auto" w:line="288"/>
        <w:ind w:firstLine="420"/>
        <w:jc w:val="left"/>
        <w:rPr>
          <w:rFonts w:ascii="宋体" w:cs="宋体" w:hAnsi="宋体"/>
          <w:color w:val="000000"/>
          <w:kern w:val="0"/>
          <w:sz w:val="32"/>
          <w:szCs w:val="32"/>
        </w:rPr>
      </w:pPr>
    </w:p>
    <w:p w14:paraId="1D46155C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TCP/IP</w:t>
      </w:r>
      <w:r>
        <w:rPr>
          <w:color w:val="000000"/>
          <w:kern w:val="0"/>
          <w:sz w:val="24"/>
        </w:rPr>
        <w:tab/>
      </w:r>
      <w:r>
        <w:rPr>
          <w:rFonts w:ascii="宋体" w:cs="宋体" w:hAnsi="宋体"/>
          <w:color w:val="000000"/>
          <w:kern w:val="0"/>
          <w:sz w:val="24"/>
        </w:rPr>
        <w:t>网间网技术产生于大型主流机环境中，它能发展到今天的规模是当初的设计者们始料未及的。网间网规模的迅速扩展对</w:t>
      </w:r>
      <w:r>
        <w:rPr>
          <w:rFonts w:ascii="宋体" w:cs="宋体" w:hAnsi="宋体"/>
          <w:color w:val="000000"/>
          <w:kern w:val="0"/>
          <w:sz w:val="24"/>
        </w:rPr>
        <w:tab/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>地址模式的威胁并不是它不能保证主机地址的唯一性，而是会带来两方面的负担：第一，巨</w:t>
      </w:r>
      <w:r>
        <w:rPr>
          <w:rFonts w:ascii="宋体" w:cs="宋体" w:hAnsi="宋体" w:hint="eastAsia"/>
          <w:color w:val="000000"/>
          <w:kern w:val="0"/>
          <w:sz w:val="24"/>
        </w:rPr>
        <w:t>大</w:t>
      </w:r>
      <w:r>
        <w:rPr>
          <w:rFonts w:ascii="宋体" w:cs="宋体" w:hAnsi="宋体"/>
          <w:color w:val="000000"/>
          <w:kern w:val="0"/>
          <w:sz w:val="24"/>
        </w:rPr>
        <w:t>的网络地址管理开销；第二，网关寻径急剧膨胀。其中第二点尤为突出，</w:t>
      </w:r>
      <w:r>
        <w:rPr>
          <w:rFonts w:ascii="宋体" w:cs="宋体" w:hAnsi="宋体" w:hint="eastAsia"/>
          <w:color w:val="000000"/>
          <w:kern w:val="0"/>
          <w:sz w:val="24"/>
        </w:rPr>
        <w:t>寻</w:t>
      </w:r>
      <w:r>
        <w:rPr>
          <w:rFonts w:ascii="宋体" w:cs="宋体" w:hAnsi="宋体"/>
          <w:color w:val="000000"/>
          <w:kern w:val="0"/>
          <w:sz w:val="24"/>
        </w:rPr>
        <w:t>径表的膨胀不仅会降低网关寻径效率（甚至可能使寻径表溢出，从而造成寻径故障），更重要的是将增加内外部路径刷新时的开销，从而加重网络负担。</w:t>
      </w:r>
    </w:p>
    <w:p w14:paraId="24AE38F3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 xml:space="preserve">因此，迫切需要寻求新的技术，以应付网间网规模增长带来的问题。仔细分析发现，网间网规模的增长在内部主要表现为网络地址的增减，因此解决问题的思路集中在：如何减少网络地址。于是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 xml:space="preserve">网络地址的多重复用技术应运而生。通过复用技术，使若干物理网络共享同一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>网络地址，无疑将减少网络地址数。</w:t>
      </w:r>
    </w:p>
    <w:p w14:paraId="4ACB838A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子网编址（</w:t>
      </w:r>
      <w:r>
        <w:rPr>
          <w:color w:val="000000"/>
          <w:kern w:val="0"/>
          <w:sz w:val="24"/>
        </w:rPr>
        <w:t>subnet  addressing</w:t>
      </w:r>
      <w:r>
        <w:rPr>
          <w:rFonts w:ascii="宋体" w:cs="宋体" w:hAnsi="宋体"/>
          <w:color w:val="000000"/>
          <w:kern w:val="0"/>
          <w:sz w:val="24"/>
        </w:rPr>
        <w:t>）技术，又叫子网寻径（</w:t>
      </w:r>
      <w:r>
        <w:rPr>
          <w:color w:val="000000"/>
          <w:kern w:val="0"/>
          <w:sz w:val="24"/>
        </w:rPr>
        <w:t>subnet  routing</w:t>
      </w:r>
      <w:r>
        <w:rPr>
          <w:rFonts w:ascii="宋体" w:cs="宋体" w:hAnsi="宋体"/>
          <w:color w:val="000000"/>
          <w:kern w:val="0"/>
          <w:sz w:val="24"/>
        </w:rPr>
        <w:t xml:space="preserve">），英文简称 </w:t>
      </w:r>
      <w:r>
        <w:rPr>
          <w:color w:val="000000"/>
          <w:kern w:val="0"/>
          <w:sz w:val="24"/>
        </w:rPr>
        <w:t>subnetting</w:t>
      </w:r>
      <w:r>
        <w:rPr>
          <w:rFonts w:ascii="宋体" w:cs="宋体" w:hAnsi="宋体"/>
          <w:color w:val="000000"/>
          <w:kern w:val="0"/>
          <w:sz w:val="24"/>
        </w:rPr>
        <w:t xml:space="preserve">，是最广泛使用的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 xml:space="preserve">网络地址复用方式，目前已经标准化，并成为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>地址模式的一部分。</w:t>
      </w:r>
    </w:p>
    <w:p w14:paraId="7C8226FC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32 </w:t>
      </w:r>
      <w:r>
        <w:rPr>
          <w:rFonts w:ascii="宋体" w:cs="宋体" w:hAnsi="宋体"/>
          <w:color w:val="000000"/>
          <w:kern w:val="0"/>
          <w:sz w:val="24"/>
        </w:rPr>
        <w:t xml:space="preserve">位的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 xml:space="preserve">地址分为两部分，即网络号和主机号，分别把他们叫做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 xml:space="preserve">地址的“网间网部分”和“本地部分”。子网编址技术将“本地部分”进一步划分为“物理网络”部分和“主机”两部分，其中“物理网络”部分用于标识同一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 xml:space="preserve">网络地址下的不同物理网络，常称为“掩码位”、“子网掩码号”或者“子网掩码 </w:t>
      </w:r>
      <w:r>
        <w:rPr>
          <w:color w:val="000000"/>
          <w:kern w:val="0"/>
          <w:sz w:val="24"/>
        </w:rPr>
        <w:t>ID</w:t>
      </w:r>
      <w:r>
        <w:rPr>
          <w:rFonts w:ascii="宋体" w:cs="宋体" w:hAnsi="宋体"/>
          <w:color w:val="000000"/>
          <w:kern w:val="0"/>
          <w:sz w:val="24"/>
        </w:rPr>
        <w:t xml:space="preserve">”，不同子网就是依据这个掩码 </w:t>
      </w:r>
      <w:r>
        <w:rPr>
          <w:color w:val="000000"/>
          <w:kern w:val="0"/>
          <w:sz w:val="24"/>
        </w:rPr>
        <w:t xml:space="preserve">ID </w:t>
      </w:r>
      <w:r>
        <w:rPr>
          <w:rFonts w:ascii="宋体" w:cs="宋体" w:hAnsi="宋体"/>
          <w:color w:val="000000"/>
          <w:kern w:val="0"/>
          <w:sz w:val="24"/>
        </w:rPr>
        <w:t>来识别的。</w:t>
      </w:r>
    </w:p>
    <w:p w14:paraId="281E9A4B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 xml:space="preserve">按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 xml:space="preserve">协议的子网标准规定，每一个使用子网的网点都选择一个 </w:t>
      </w:r>
      <w:r>
        <w:rPr>
          <w:color w:val="000000"/>
          <w:kern w:val="0"/>
          <w:sz w:val="24"/>
        </w:rPr>
        <w:t xml:space="preserve">32 </w:t>
      </w:r>
      <w:r>
        <w:rPr>
          <w:rFonts w:ascii="宋体" w:cs="宋体" w:hAnsi="宋体"/>
          <w:color w:val="000000"/>
          <w:kern w:val="0"/>
          <w:sz w:val="24"/>
        </w:rPr>
        <w:t xml:space="preserve">位的位模式，若位模式中的某位置 </w:t>
      </w:r>
      <w:r>
        <w:rPr>
          <w:color w:val="000000"/>
          <w:kern w:val="0"/>
          <w:sz w:val="24"/>
        </w:rPr>
        <w:t>1</w:t>
      </w:r>
      <w:r>
        <w:rPr>
          <w:rFonts w:ascii="宋体" w:cs="宋体" w:hAnsi="宋体"/>
          <w:color w:val="000000"/>
          <w:kern w:val="0"/>
          <w:sz w:val="24"/>
        </w:rPr>
        <w:t>，则对应</w:t>
      </w:r>
      <w:r>
        <w:rPr>
          <w:rFonts w:ascii="宋体" w:cs="宋体" w:hAnsi="宋体"/>
          <w:color w:val="000000"/>
          <w:kern w:val="0"/>
          <w:sz w:val="24"/>
        </w:rPr>
        <w:tab/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>地址中的某位为网络地址（包括网络部分和子网掩码号）中的一位；若位模式中的某位置</w:t>
      </w:r>
      <w:r>
        <w:rPr>
          <w:rFonts w:ascii="宋体" w:cs="宋体" w:hAnsi="宋体"/>
          <w:color w:val="000000"/>
          <w:kern w:val="0"/>
          <w:sz w:val="24"/>
        </w:rPr>
        <w:tab/>
      </w:r>
      <w:r>
        <w:rPr>
          <w:color w:val="000000"/>
          <w:kern w:val="0"/>
          <w:sz w:val="24"/>
        </w:rPr>
        <w:t>0</w:t>
      </w:r>
      <w:r>
        <w:rPr>
          <w:rFonts w:ascii="宋体" w:cs="宋体" w:hAnsi="宋体"/>
          <w:color w:val="000000"/>
          <w:kern w:val="0"/>
          <w:sz w:val="24"/>
        </w:rPr>
        <w:t>，则对应</w:t>
      </w:r>
      <w:r>
        <w:rPr>
          <w:rFonts w:ascii="宋体" w:cs="宋体" w:hAnsi="宋体"/>
          <w:color w:val="000000"/>
          <w:kern w:val="0"/>
          <w:sz w:val="24"/>
        </w:rPr>
        <w:tab/>
      </w:r>
      <w:r>
        <w:rPr>
          <w:color w:val="000000"/>
          <w:kern w:val="0"/>
          <w:sz w:val="24"/>
        </w:rPr>
        <w:t>IP</w:t>
      </w:r>
      <w:r>
        <w:rPr>
          <w:rFonts w:hint="eastAsia"/>
          <w:color w:val="000000"/>
          <w:kern w:val="0"/>
          <w:sz w:val="24"/>
        </w:rPr>
        <w:t xml:space="preserve"> </w:t>
      </w:r>
      <w:r>
        <w:rPr>
          <w:rFonts w:ascii="宋体" w:cs="宋体" w:hAnsi="宋体"/>
          <w:color w:val="000000"/>
          <w:kern w:val="0"/>
          <w:sz w:val="24"/>
        </w:rPr>
        <w:t>地址中的某位为主机地址中的一位。</w:t>
      </w:r>
    </w:p>
    <w:p w14:paraId="3911F5C1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例如二进制位模式：</w:t>
      </w:r>
      <w:r>
        <w:rPr>
          <w:color w:val="000000"/>
          <w:kern w:val="0"/>
          <w:sz w:val="24"/>
        </w:rPr>
        <w:t xml:space="preserve">11111111 11111111 11111111 00000000 </w:t>
      </w:r>
      <w:r>
        <w:rPr>
          <w:rFonts w:ascii="宋体" w:cs="宋体" w:hAnsi="宋体"/>
          <w:color w:val="000000"/>
          <w:kern w:val="0"/>
          <w:sz w:val="24"/>
        </w:rPr>
        <w:t xml:space="preserve">中，前三个字节全 </w:t>
      </w:r>
      <w:r>
        <w:rPr>
          <w:color w:val="000000"/>
          <w:kern w:val="0"/>
          <w:sz w:val="24"/>
        </w:rPr>
        <w:t>1</w:t>
      </w:r>
      <w:r>
        <w:rPr>
          <w:rFonts w:ascii="宋体" w:cs="宋体" w:hAnsi="宋体"/>
          <w:color w:val="000000"/>
          <w:kern w:val="0"/>
          <w:sz w:val="24"/>
        </w:rPr>
        <w:t xml:space="preserve">，代表对应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 xml:space="preserve">地址中最高的三个字节为网络地址；后一个字节全 </w:t>
      </w:r>
      <w:r>
        <w:rPr>
          <w:color w:val="000000"/>
          <w:kern w:val="0"/>
          <w:sz w:val="24"/>
        </w:rPr>
        <w:t>0</w:t>
      </w:r>
      <w:r>
        <w:rPr>
          <w:rFonts w:hint="eastAsia"/>
          <w:color w:val="000000"/>
          <w:kern w:val="0"/>
          <w:sz w:val="24"/>
        </w:rPr>
        <w:t>，</w:t>
      </w:r>
      <w:r>
        <w:rPr>
          <w:rFonts w:ascii="宋体" w:cs="宋体" w:hAnsi="宋体"/>
          <w:color w:val="000000"/>
          <w:kern w:val="0"/>
          <w:sz w:val="24"/>
        </w:rPr>
        <w:t xml:space="preserve">代表对应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 xml:space="preserve">地址中最后的一个字节为主机地址。为了使用的方便，常常使用“点分整数表示法”来表示一个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 xml:space="preserve">地址和子网掩码，例如 </w:t>
      </w:r>
      <w:r>
        <w:rPr>
          <w:color w:val="000000"/>
          <w:kern w:val="0"/>
          <w:sz w:val="24"/>
        </w:rPr>
        <w:t xml:space="preserve">B </w:t>
      </w:r>
      <w:r>
        <w:rPr>
          <w:rFonts w:ascii="宋体" w:cs="宋体" w:hAnsi="宋体"/>
          <w:color w:val="000000"/>
          <w:kern w:val="0"/>
          <w:sz w:val="24"/>
        </w:rPr>
        <w:t>类地址子网掩码（</w:t>
      </w:r>
      <w:r>
        <w:rPr>
          <w:color w:val="000000"/>
          <w:kern w:val="0"/>
          <w:sz w:val="24"/>
        </w:rPr>
        <w:t>11111111 11111111 1111111100000000</w:t>
      </w:r>
      <w:r>
        <w:rPr>
          <w:rFonts w:ascii="宋体" w:cs="宋体" w:hAnsi="宋体"/>
          <w:color w:val="000000"/>
          <w:kern w:val="0"/>
          <w:sz w:val="24"/>
        </w:rPr>
        <w:t>）为：</w:t>
      </w:r>
      <w:r>
        <w:rPr>
          <w:color w:val="000000"/>
          <w:kern w:val="0"/>
          <w:sz w:val="24"/>
        </w:rPr>
        <w:t>255.255.255.0</w:t>
      </w:r>
      <w:r>
        <w:rPr>
          <w:rFonts w:ascii="宋体" w:cs="宋体" w:hAnsi="宋体"/>
          <w:color w:val="000000"/>
          <w:kern w:val="0"/>
          <w:sz w:val="24"/>
        </w:rPr>
        <w:t>。</w:t>
      </w:r>
    </w:p>
    <w:p w14:paraId="010DC409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>协议关于子网掩码的定义提供一定的灵活性，允许子网掩码中的“</w:t>
      </w:r>
      <w:r>
        <w:rPr>
          <w:color w:val="000000"/>
          <w:kern w:val="0"/>
          <w:sz w:val="24"/>
        </w:rPr>
        <w:t>0</w:t>
      </w:r>
      <w:r>
        <w:rPr>
          <w:rFonts w:ascii="宋体" w:cs="宋体" w:hAnsi="宋体"/>
          <w:color w:val="000000"/>
          <w:kern w:val="0"/>
          <w:sz w:val="24"/>
        </w:rPr>
        <w:t>” 和“</w:t>
      </w:r>
      <w:r>
        <w:rPr>
          <w:color w:val="000000"/>
          <w:kern w:val="0"/>
          <w:sz w:val="24"/>
        </w:rPr>
        <w:t>1</w:t>
      </w:r>
      <w:r>
        <w:rPr>
          <w:rFonts w:ascii="宋体" w:cs="宋体" w:hAnsi="宋体"/>
          <w:color w:val="000000"/>
          <w:kern w:val="0"/>
          <w:sz w:val="24"/>
        </w:rPr>
        <w:t xml:space="preserve">”位不连续。但是，这样的子网掩码给分配主机地址和理解寻径表都带来一定困难，并且，极少的路由器支持在子网中使用低序或无序的位，因此在实际应用中通常各网点采用连续方式的子网掩码。像 </w:t>
      </w:r>
      <w:r>
        <w:rPr>
          <w:color w:val="000000"/>
          <w:kern w:val="0"/>
          <w:sz w:val="24"/>
        </w:rPr>
        <w:t xml:space="preserve">255.255.255.64 </w:t>
      </w:r>
      <w:r>
        <w:rPr>
          <w:rFonts w:ascii="宋体" w:cs="宋体" w:hAnsi="宋体" w:hint="eastAsia"/>
          <w:color w:val="000000"/>
          <w:kern w:val="0"/>
          <w:sz w:val="24"/>
        </w:rPr>
        <w:t>和</w:t>
      </w:r>
      <w:r>
        <w:rPr>
          <w:color w:val="000000"/>
          <w:kern w:val="0"/>
          <w:sz w:val="24"/>
        </w:rPr>
        <w:t xml:space="preserve">255.255.255.160 </w:t>
      </w:r>
      <w:r>
        <w:rPr>
          <w:rFonts w:ascii="宋体" w:cs="宋体" w:hAnsi="宋体"/>
          <w:color w:val="000000"/>
          <w:kern w:val="0"/>
          <w:sz w:val="24"/>
        </w:rPr>
        <w:t>等一类的子网掩码不推荐使用</w:t>
      </w:r>
      <w:r>
        <w:rPr>
          <w:rFonts w:ascii="宋体" w:cs="宋体" w:hAnsi="宋体" w:hint="eastAsia"/>
          <w:color w:val="000000"/>
          <w:kern w:val="0"/>
          <w:sz w:val="24"/>
        </w:rPr>
        <w:t>。</w:t>
      </w:r>
    </w:p>
    <w:p w14:paraId="0826355C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 xml:space="preserve">子网掩码与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 xml:space="preserve">地址结合使用，可以区分出一个网络地址的网络号和主机号。例如：有一个 </w:t>
      </w:r>
      <w:r>
        <w:rPr>
          <w:color w:val="000000"/>
          <w:kern w:val="0"/>
          <w:sz w:val="24"/>
        </w:rPr>
        <w:t xml:space="preserve">C </w:t>
      </w:r>
      <w:r>
        <w:rPr>
          <w:rFonts w:ascii="宋体" w:cs="宋体" w:hAnsi="宋体"/>
          <w:color w:val="000000"/>
          <w:kern w:val="0"/>
          <w:sz w:val="24"/>
        </w:rPr>
        <w:t>类地址为：</w:t>
      </w:r>
      <w:r>
        <w:rPr>
          <w:color w:val="000000"/>
          <w:kern w:val="0"/>
          <w:sz w:val="24"/>
        </w:rPr>
        <w:t>192.9.200.13</w:t>
      </w:r>
      <w:r>
        <w:rPr>
          <w:rFonts w:ascii="宋体" w:cs="宋体" w:hAnsi="宋体"/>
          <w:color w:val="000000"/>
          <w:kern w:val="0"/>
          <w:sz w:val="24"/>
        </w:rPr>
        <w:t xml:space="preserve">，按其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>地址类型，它的缺省子网掩码为：</w:t>
      </w:r>
      <w:r>
        <w:rPr>
          <w:color w:val="000000"/>
          <w:kern w:val="0"/>
          <w:sz w:val="24"/>
        </w:rPr>
        <w:t>255.255.255.0</w:t>
      </w:r>
      <w:r>
        <w:rPr>
          <w:rFonts w:ascii="宋体" w:cs="宋体" w:hAnsi="宋体"/>
          <w:color w:val="000000"/>
          <w:kern w:val="0"/>
          <w:sz w:val="24"/>
        </w:rPr>
        <w:t>，则它的网络号和主机号可按如下方法得到：</w:t>
      </w:r>
    </w:p>
    <w:p w14:paraId="3CD9C4B8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第</w:t>
      </w:r>
      <w:r>
        <w:rPr>
          <w:rFonts w:ascii="宋体" w:cs="宋体" w:hAnsi="宋体" w:hint="eastAsia"/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>1</w:t>
      </w:r>
      <w:r>
        <w:rPr>
          <w:rFonts w:hint="eastAsia"/>
          <w:color w:val="000000"/>
          <w:kern w:val="0"/>
          <w:sz w:val="24"/>
        </w:rPr>
        <w:t xml:space="preserve"> </w:t>
      </w:r>
      <w:r>
        <w:rPr>
          <w:rFonts w:ascii="宋体" w:cs="宋体" w:hAnsi="宋体"/>
          <w:color w:val="000000"/>
          <w:kern w:val="0"/>
          <w:sz w:val="24"/>
        </w:rPr>
        <w:t>步，将</w:t>
      </w:r>
      <w:r>
        <w:rPr>
          <w:rFonts w:ascii="宋体" w:cs="宋体" w:hAnsi="宋体"/>
          <w:color w:val="000000"/>
          <w:kern w:val="0"/>
          <w:sz w:val="24"/>
        </w:rPr>
        <w:tab/>
      </w:r>
      <w:r>
        <w:rPr>
          <w:color w:val="000000"/>
          <w:kern w:val="0"/>
          <w:sz w:val="24"/>
        </w:rPr>
        <w:t>IP</w:t>
      </w:r>
      <w:r>
        <w:rPr>
          <w:color w:val="000000"/>
          <w:kern w:val="0"/>
          <w:sz w:val="24"/>
        </w:rPr>
        <w:tab/>
      </w:r>
      <w:r>
        <w:rPr>
          <w:rFonts w:ascii="宋体" w:cs="宋体" w:hAnsi="宋体"/>
          <w:color w:val="000000"/>
          <w:kern w:val="0"/>
          <w:sz w:val="24"/>
        </w:rPr>
        <w:t>地址</w:t>
      </w:r>
      <w:r>
        <w:rPr>
          <w:rFonts w:ascii="宋体" w:cs="宋体" w:hAnsi="宋体"/>
          <w:color w:val="000000"/>
          <w:kern w:val="0"/>
          <w:sz w:val="24"/>
        </w:rPr>
        <w:tab/>
      </w:r>
      <w:r>
        <w:rPr>
          <w:color w:val="000000"/>
          <w:kern w:val="0"/>
          <w:sz w:val="24"/>
        </w:rPr>
        <w:t>192.9.200.13</w:t>
      </w:r>
      <w:r>
        <w:rPr>
          <w:color w:val="000000"/>
          <w:kern w:val="0"/>
          <w:sz w:val="24"/>
        </w:rPr>
        <w:tab/>
      </w:r>
      <w:r>
        <w:rPr>
          <w:rFonts w:ascii="宋体" w:cs="宋体" w:hAnsi="宋体"/>
          <w:color w:val="000000"/>
          <w:kern w:val="0"/>
          <w:sz w:val="24"/>
        </w:rPr>
        <w:t>转换为二进制</w:t>
      </w:r>
      <w:r>
        <w:rPr>
          <w:rFonts w:ascii="宋体" w:cs="宋体" w:hAnsi="宋体"/>
          <w:color w:val="000000"/>
          <w:kern w:val="0"/>
          <w:sz w:val="24"/>
        </w:rPr>
        <w:tab/>
      </w:r>
      <w:r>
        <w:rPr>
          <w:color w:val="000000"/>
          <w:kern w:val="0"/>
          <w:sz w:val="24"/>
        </w:rPr>
        <w:t>11000000 00001001</w:t>
      </w:r>
      <w:r>
        <w:rPr>
          <w:rFonts w:hint="eastAsia"/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>11001000 00001101</w:t>
      </w:r>
    </w:p>
    <w:p w14:paraId="095C91F7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第</w:t>
      </w:r>
      <w:r>
        <w:rPr>
          <w:rFonts w:ascii="宋体" w:cs="宋体" w:hAnsi="宋体" w:hint="eastAsia"/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>2</w:t>
      </w:r>
      <w:r>
        <w:rPr>
          <w:rFonts w:hint="eastAsia"/>
          <w:color w:val="000000"/>
          <w:kern w:val="0"/>
          <w:sz w:val="24"/>
        </w:rPr>
        <w:t xml:space="preserve"> </w:t>
      </w:r>
      <w:r>
        <w:rPr>
          <w:rFonts w:ascii="宋体" w:cs="宋体" w:hAnsi="宋体"/>
          <w:color w:val="000000"/>
          <w:kern w:val="0"/>
          <w:sz w:val="24"/>
        </w:rPr>
        <w:t>步，将子网掩码</w:t>
      </w:r>
      <w:r>
        <w:rPr>
          <w:rFonts w:ascii="宋体" w:cs="宋体" w:hAnsi="宋体"/>
          <w:color w:val="000000"/>
          <w:kern w:val="0"/>
          <w:sz w:val="24"/>
        </w:rPr>
        <w:tab/>
      </w:r>
      <w:r>
        <w:rPr>
          <w:color w:val="000000"/>
          <w:kern w:val="0"/>
          <w:sz w:val="24"/>
        </w:rPr>
        <w:t>255.255.255.0</w:t>
      </w:r>
      <w:r>
        <w:rPr>
          <w:color w:val="000000"/>
          <w:kern w:val="0"/>
          <w:sz w:val="24"/>
        </w:rPr>
        <w:tab/>
      </w:r>
      <w:r>
        <w:rPr>
          <w:rFonts w:ascii="宋体" w:cs="宋体" w:hAnsi="宋体"/>
          <w:color w:val="000000"/>
          <w:kern w:val="0"/>
          <w:sz w:val="24"/>
        </w:rPr>
        <w:t>转换为二进制</w:t>
      </w:r>
      <w:r>
        <w:rPr>
          <w:rFonts w:ascii="宋体" w:cs="宋体" w:hAnsi="宋体"/>
          <w:color w:val="000000"/>
          <w:kern w:val="0"/>
          <w:sz w:val="24"/>
        </w:rPr>
        <w:tab/>
      </w:r>
      <w:r>
        <w:rPr>
          <w:color w:val="000000"/>
          <w:kern w:val="0"/>
          <w:sz w:val="24"/>
        </w:rPr>
        <w:t>11111111 11111111</w:t>
      </w:r>
      <w:r>
        <w:rPr>
          <w:rFonts w:hint="eastAsia"/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>11111111 00000000</w:t>
      </w:r>
    </w:p>
    <w:p w14:paraId="3F5854B2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第</w:t>
      </w:r>
      <w:r>
        <w:rPr>
          <w:rFonts w:ascii="宋体" w:cs="宋体" w:hAnsi="宋体" w:hint="eastAsia"/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>3</w:t>
      </w:r>
      <w:r>
        <w:rPr>
          <w:rFonts w:hint="eastAsia"/>
          <w:color w:val="000000"/>
          <w:kern w:val="0"/>
          <w:sz w:val="24"/>
        </w:rPr>
        <w:t xml:space="preserve"> </w:t>
      </w:r>
      <w:r>
        <w:rPr>
          <w:rFonts w:ascii="宋体" w:cs="宋体" w:hAnsi="宋体"/>
          <w:color w:val="000000"/>
          <w:kern w:val="0"/>
          <w:sz w:val="24"/>
        </w:rPr>
        <w:t>步，将以上两个二进制数逻辑进行与（</w:t>
      </w:r>
      <w:r>
        <w:rPr>
          <w:color w:val="000000"/>
          <w:kern w:val="0"/>
          <w:sz w:val="24"/>
        </w:rPr>
        <w:t>AND</w:t>
      </w:r>
      <w:r>
        <w:rPr>
          <w:rFonts w:ascii="宋体" w:cs="宋体" w:hAnsi="宋体"/>
          <w:color w:val="000000"/>
          <w:kern w:val="0"/>
          <w:sz w:val="24"/>
        </w:rPr>
        <w:t>）运算，得出的结果即为网络部分。“</w:t>
      </w:r>
      <w:r>
        <w:rPr>
          <w:color w:val="000000"/>
          <w:kern w:val="0"/>
          <w:sz w:val="24"/>
        </w:rPr>
        <w:t xml:space="preserve">11000000 00001001 11001000 00001101 </w:t>
      </w:r>
      <w:r>
        <w:rPr>
          <w:rFonts w:ascii="宋体" w:cs="宋体" w:hAnsi="宋体"/>
          <w:color w:val="000000"/>
          <w:kern w:val="0"/>
          <w:sz w:val="24"/>
        </w:rPr>
        <w:t>”与“</w:t>
      </w:r>
      <w:r>
        <w:rPr>
          <w:color w:val="000000"/>
          <w:kern w:val="0"/>
          <w:sz w:val="24"/>
        </w:rPr>
        <w:t>11111111</w:t>
      </w:r>
      <w:r>
        <w:rPr>
          <w:rFonts w:hint="eastAsia"/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>11111111 11111111 00000000</w:t>
      </w:r>
      <w:r>
        <w:rPr>
          <w:rFonts w:ascii="宋体" w:cs="宋体" w:hAnsi="宋体"/>
          <w:color w:val="000000"/>
          <w:kern w:val="0"/>
          <w:sz w:val="24"/>
        </w:rPr>
        <w:t>”进行“与”运算后得到“</w:t>
      </w:r>
      <w:r>
        <w:rPr>
          <w:color w:val="000000"/>
          <w:kern w:val="0"/>
          <w:sz w:val="24"/>
        </w:rPr>
        <w:t>11000000 0000100</w:t>
      </w:r>
      <w:r>
        <w:rPr>
          <w:rFonts w:hint="eastAsia"/>
          <w:color w:val="000000"/>
          <w:kern w:val="0"/>
          <w:sz w:val="24"/>
        </w:rPr>
        <w:t xml:space="preserve">1 </w:t>
      </w:r>
      <w:r>
        <w:rPr>
          <w:color w:val="000000"/>
          <w:kern w:val="0"/>
          <w:sz w:val="24"/>
        </w:rPr>
        <w:t>11001000 00000000</w:t>
      </w:r>
      <w:r>
        <w:rPr>
          <w:rFonts w:ascii="宋体" w:cs="宋体" w:hAnsi="宋体"/>
          <w:color w:val="000000"/>
          <w:kern w:val="0"/>
          <w:sz w:val="24"/>
        </w:rPr>
        <w:t>”，即“</w:t>
      </w:r>
      <w:r>
        <w:rPr>
          <w:color w:val="000000"/>
          <w:kern w:val="0"/>
          <w:sz w:val="24"/>
        </w:rPr>
        <w:t>192.9.200.0</w:t>
      </w:r>
      <w:r>
        <w:rPr>
          <w:rFonts w:ascii="宋体" w:cs="宋体" w:hAnsi="宋体"/>
          <w:color w:val="000000"/>
          <w:kern w:val="0"/>
          <w:sz w:val="24"/>
        </w:rPr>
        <w:t xml:space="preserve">”，这就是这个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>地址的网络号，或者称“网络地址”。</w:t>
      </w:r>
    </w:p>
    <w:p w14:paraId="3AB611B2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 xml:space="preserve">第 </w:t>
      </w:r>
      <w:r>
        <w:rPr>
          <w:color w:val="000000"/>
          <w:kern w:val="0"/>
          <w:sz w:val="24"/>
        </w:rPr>
        <w:t xml:space="preserve">4 </w:t>
      </w:r>
      <w:r>
        <w:rPr>
          <w:rFonts w:ascii="宋体" w:cs="宋体" w:hAnsi="宋体"/>
          <w:color w:val="000000"/>
          <w:kern w:val="0"/>
          <w:sz w:val="24"/>
        </w:rPr>
        <w:t xml:space="preserve">步，将子网掩码的二进制值取反后，再与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>地址进行与（</w:t>
      </w:r>
      <w:r>
        <w:rPr>
          <w:color w:val="000000"/>
          <w:kern w:val="0"/>
          <w:sz w:val="24"/>
        </w:rPr>
        <w:t>AND</w:t>
      </w:r>
      <w:r>
        <w:rPr>
          <w:rFonts w:ascii="宋体" w:cs="宋体" w:hAnsi="宋体"/>
          <w:color w:val="000000"/>
          <w:kern w:val="0"/>
          <w:sz w:val="24"/>
        </w:rPr>
        <w:t xml:space="preserve">）运算，得到的结果即为主机部分。如将“ </w:t>
      </w:r>
      <w:r>
        <w:rPr>
          <w:color w:val="000000"/>
          <w:kern w:val="0"/>
          <w:sz w:val="24"/>
        </w:rPr>
        <w:t>00000000 00000000 00000000 11111111</w:t>
      </w:r>
      <w:r>
        <w:rPr>
          <w:rFonts w:ascii="宋体" w:cs="宋体" w:hAnsi="宋体"/>
          <w:color w:val="000000"/>
          <w:kern w:val="0"/>
          <w:sz w:val="24"/>
        </w:rPr>
        <w:t>（子网掩码的取值）反”与“</w:t>
      </w:r>
      <w:r>
        <w:rPr>
          <w:color w:val="000000"/>
          <w:kern w:val="0"/>
          <w:sz w:val="24"/>
        </w:rPr>
        <w:t>11000000 00001001 11001000 00001101</w:t>
      </w:r>
      <w:r>
        <w:rPr>
          <w:rFonts w:ascii="宋体" w:cs="宋体" w:hAnsi="宋体"/>
          <w:color w:val="000000"/>
          <w:kern w:val="0"/>
          <w:sz w:val="24"/>
        </w:rPr>
        <w:t>” 进行与运算后得到“</w:t>
      </w:r>
      <w:r>
        <w:rPr>
          <w:color w:val="000000"/>
          <w:kern w:val="0"/>
          <w:sz w:val="24"/>
        </w:rPr>
        <w:t>00000000 00000000 00000000 00001101</w:t>
      </w:r>
      <w:r>
        <w:rPr>
          <w:rFonts w:ascii="宋体" w:cs="宋体" w:hAnsi="宋体"/>
          <w:color w:val="000000"/>
          <w:kern w:val="0"/>
          <w:sz w:val="24"/>
        </w:rPr>
        <w:t>”，即“</w:t>
      </w:r>
      <w:r>
        <w:rPr>
          <w:color w:val="000000"/>
          <w:kern w:val="0"/>
          <w:sz w:val="24"/>
        </w:rPr>
        <w:t>0.0.0.13</w:t>
      </w:r>
      <w:r>
        <w:rPr>
          <w:rFonts w:ascii="宋体" w:cs="宋体" w:hAnsi="宋体"/>
          <w:color w:val="000000"/>
          <w:kern w:val="0"/>
          <w:sz w:val="24"/>
        </w:rPr>
        <w:t xml:space="preserve">”， 这就是这个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>地址主机号（可简化为“</w:t>
      </w:r>
      <w:r>
        <w:rPr>
          <w:color w:val="000000"/>
          <w:kern w:val="0"/>
          <w:sz w:val="24"/>
        </w:rPr>
        <w:t>13</w:t>
      </w:r>
      <w:r>
        <w:rPr>
          <w:rFonts w:ascii="宋体" w:cs="宋体" w:hAnsi="宋体"/>
          <w:color w:val="000000"/>
          <w:kern w:val="0"/>
          <w:sz w:val="24"/>
        </w:rPr>
        <w:t>”）。</w:t>
      </w:r>
    </w:p>
    <w:p w14:paraId="75D1BC1E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rFonts w:ascii="宋体" w:cs="宋体" w:hAnsi="宋体"/>
          <w:color w:val="000000"/>
          <w:kern w:val="0"/>
          <w:sz w:val="24"/>
        </w:rPr>
      </w:pPr>
    </w:p>
    <w:p w14:paraId="0A2ABEAB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二、子网掩码的划分</w:t>
      </w:r>
    </w:p>
    <w:p w14:paraId="24E14BAA">
      <w:pPr>
        <w:pStyle w:val="style0"/>
        <w:autoSpaceDE w:val="false"/>
        <w:autoSpaceDN w:val="false"/>
        <w:adjustRightInd w:val="false"/>
        <w:spacing w:lineRule="auto" w:line="288"/>
        <w:ind w:left="1613"/>
        <w:jc w:val="left"/>
        <w:rPr>
          <w:rFonts w:ascii="宋体" w:cs="宋体" w:hAnsi="宋体"/>
          <w:color w:val="000000"/>
          <w:kern w:val="0"/>
          <w:sz w:val="24"/>
        </w:rPr>
      </w:pPr>
    </w:p>
    <w:bookmarkStart w:id="3" w:name="_GoBack"/>
    <w:p w14:paraId="72206C4E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color w:val="000000"/>
          <w:kern w:val="0"/>
          <w:sz w:val="24"/>
        </w:rPr>
      </w:pPr>
      <w:ins w:id="301" w:author="张芸梯" w:date="2025-03-19T16:19:00Z">
        <w:r w:rsidR="0E28C7A0">
          <w:rPr>
            <w:sz w:val="24"/>
          </w:rPr>
          <mc:AlternateContent>
            <mc:Choice Requires="wps">
              <w:drawing>
                <wp:anchor distT="0" distB="0" distL="0" distR="0" simplePos="false" relativeHeight="5" behindDoc="false" locked="false" layoutInCell="true" allowOverlap="true">
                  <wp:simplePos x="0" y="0"/>
                  <wp:positionH relativeFrom="column">
                    <wp:posOffset>3375025</wp:posOffset>
                  </wp:positionH>
                  <wp:positionV relativeFrom="paragraph">
                    <wp:posOffset>172085</wp:posOffset>
                  </wp:positionV>
                  <wp:extent cx="8890" cy="8889"/>
                  <wp:effectExtent l="6350" t="17145" r="22860" b="31115"/>
                  <wp:wrapNone/>
                  <wp:docPr id="1031" name="墨迹 1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microsoft.com/office/word/2010/wordprocessingInk">
                      <w14:contentPart bwMode="auto" r:id="rId9">
                        <w14:xfrm rot="0">
                          <a:off x="0" y="0"/>
                          <a:ext cx="8890" cy="8889"/>
                        </w14:xfrm>
                      </w14:contentPart>
                    </a:graphicData>
                  </a:graphic>
                </wp:anchor>
              </w:drawing>
            </mc:Choice>
            <mc:Fallback>
              <w:pict>
                <v:shape id="1031" filled="f" stroked="f" style="position:absolute;margin-left:265.75pt;margin-top:13.55pt;width:0.7pt;height:0.7pt;z-index:5;mso-position-horizontal-relative:text;mso-position-vertical-relative:text;mso-width-relative:page;mso-height-relative:page;mso-wrap-distance-left:0.0pt;mso-wrap-distance-right:0.0pt;visibility:visible;">
                  <v:fill/>
                  <o:ink i="ACwdBOQCmAQCDAtIEUT/AUU8RnlQABUAAIA/AACAPwAAAAAAAAAACgUBgwCDAA==&#10;"/>
                </v:shape>
              </w:pict>
            </mc:Fallback>
          </mc:AlternateContent>
        </w:r>
      </w:ins>
      <w:bookmarkEnd w:id="3"/>
      <w:r>
        <w:rPr>
          <w:rFonts w:ascii="宋体" w:cs="宋体" w:hAnsi="宋体"/>
          <w:color w:val="000000"/>
          <w:kern w:val="0"/>
          <w:sz w:val="24"/>
        </w:rPr>
        <w:t xml:space="preserve">如果要将一个网络划分成多个子网，如何确定这些子网的子网掩码和 </w:t>
      </w:r>
      <w:r>
        <w:rPr>
          <w:color w:val="000000"/>
          <w:kern w:val="0"/>
          <w:sz w:val="24"/>
        </w:rPr>
        <w:t>IP</w:t>
      </w:r>
      <w:r>
        <w:rPr>
          <w:rFonts w:ascii="宋体" w:cs="宋体" w:hAnsi="宋体"/>
          <w:color w:val="000000"/>
          <w:kern w:val="0"/>
          <w:sz w:val="24"/>
        </w:rPr>
        <w:t>地址中的网络号和主机号呢？本节就要向大家介绍。子网划分的步骤如下：</w:t>
      </w:r>
    </w:p>
    <w:p w14:paraId="60E7EB56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 xml:space="preserve">第 </w:t>
      </w:r>
      <w:r>
        <w:rPr>
          <w:color w:val="000000"/>
          <w:kern w:val="0"/>
          <w:sz w:val="24"/>
        </w:rPr>
        <w:t xml:space="preserve">1 </w:t>
      </w:r>
      <w:r>
        <w:rPr>
          <w:rFonts w:ascii="宋体" w:cs="宋体" w:hAnsi="宋体"/>
          <w:color w:val="000000"/>
          <w:kern w:val="0"/>
          <w:sz w:val="24"/>
        </w:rPr>
        <w:t xml:space="preserve">步，将要划分的子网数目转换为 </w:t>
      </w:r>
      <w:r>
        <w:rPr>
          <w:color w:val="000000"/>
          <w:kern w:val="0"/>
          <w:sz w:val="24"/>
        </w:rPr>
        <w:t xml:space="preserve">2 </w:t>
      </w:r>
      <w:r>
        <w:rPr>
          <w:rFonts w:ascii="宋体" w:cs="宋体" w:hAnsi="宋体"/>
          <w:color w:val="000000"/>
          <w:kern w:val="0"/>
          <w:sz w:val="24"/>
        </w:rPr>
        <w:t xml:space="preserve">的 </w:t>
      </w:r>
      <w:r>
        <w:rPr>
          <w:color w:val="000000"/>
          <w:kern w:val="0"/>
          <w:sz w:val="24"/>
        </w:rPr>
        <w:t xml:space="preserve">m </w:t>
      </w:r>
      <w:r>
        <w:rPr>
          <w:rFonts w:ascii="宋体" w:cs="宋体" w:hAnsi="宋体"/>
          <w:color w:val="000000"/>
          <w:kern w:val="0"/>
          <w:sz w:val="24"/>
        </w:rPr>
        <w:t xml:space="preserve">次方。如要分 </w:t>
      </w:r>
      <w:r>
        <w:rPr>
          <w:color w:val="000000"/>
          <w:kern w:val="0"/>
          <w:sz w:val="24"/>
        </w:rPr>
        <w:t xml:space="preserve">8 </w:t>
      </w:r>
      <w:r>
        <w:rPr>
          <w:rFonts w:ascii="宋体" w:cs="宋体" w:hAnsi="宋体"/>
          <w:color w:val="000000"/>
          <w:kern w:val="0"/>
          <w:sz w:val="24"/>
        </w:rPr>
        <w:t>个子网，</w:t>
      </w:r>
      <w:r>
        <w:rPr>
          <w:color w:val="000000"/>
          <w:kern w:val="0"/>
          <w:sz w:val="24"/>
        </w:rPr>
        <w:t>8=2</w:t>
      </w:r>
      <w:ins w:id="302" w:author="张芸梯" w:date="2025-03-19T16:48:00Z">
        <w:r w:rsidR="A1A354F9">
          <w:rPr>
            <w:rFonts w:hint="eastAsia"/>
            <w:color w:val="000000"/>
            <w:kern w:val="0"/>
            <w:sz w:val="24"/>
          </w:rPr>
          <w:t>^</w:t>
        </w:r>
      </w:ins>
      <w:r>
        <w:rPr>
          <w:color w:val="000000"/>
          <w:kern w:val="0"/>
          <w:sz w:val="24"/>
        </w:rPr>
        <w:t>3</w:t>
      </w:r>
      <w:r>
        <w:rPr>
          <w:rFonts w:ascii="宋体" w:cs="宋体" w:hAnsi="宋体"/>
          <w:color w:val="000000"/>
          <w:kern w:val="0"/>
          <w:sz w:val="24"/>
        </w:rPr>
        <w:t>。如果不是</w:t>
      </w:r>
      <w:ins w:id="303" w:author="张芸梯" w:date="2025-03-19T16:48:00Z">
        <w:r w:rsidR="32112487">
          <w:rPr>
            <w:rFonts w:ascii="宋体" w:cs="宋体" w:hAnsi="宋体" w:hint="eastAsia"/>
            <w:color w:val="000000"/>
            <w:kern w:val="0"/>
            <w:sz w:val="24"/>
          </w:rPr>
          <w:t>恰</w:t>
        </w:r>
      </w:ins>
      <w:del w:id="304" w:author="张芸梯" w:date="2025-03-19T16:48:00Z">
        <w:r w:rsidDel="F4A657FA">
          <w:rPr>
            <w:rFonts w:ascii="宋体" w:cs="宋体" w:hAnsi="宋体"/>
            <w:color w:val="000000"/>
            <w:kern w:val="0"/>
            <w:sz w:val="24"/>
          </w:rPr>
          <w:delText>愉</w:delText>
        </w:r>
      </w:del>
      <w:r>
        <w:rPr>
          <w:rFonts w:ascii="宋体" w:cs="宋体" w:hAnsi="宋体"/>
          <w:color w:val="000000"/>
          <w:kern w:val="0"/>
          <w:sz w:val="24"/>
        </w:rPr>
        <w:t xml:space="preserve">好是 </w:t>
      </w:r>
      <w:r>
        <w:rPr>
          <w:color w:val="000000"/>
          <w:kern w:val="0"/>
          <w:sz w:val="24"/>
        </w:rPr>
        <w:t xml:space="preserve">2 </w:t>
      </w:r>
      <w:r>
        <w:rPr>
          <w:rFonts w:ascii="宋体" w:cs="宋体" w:hAnsi="宋体"/>
          <w:color w:val="000000"/>
          <w:kern w:val="0"/>
          <w:sz w:val="24"/>
        </w:rPr>
        <w:t xml:space="preserve">的多少次方，则取大为原则，如要划分为 </w:t>
      </w:r>
      <w:r>
        <w:rPr>
          <w:color w:val="000000"/>
          <w:kern w:val="0"/>
          <w:sz w:val="24"/>
        </w:rPr>
        <w:t xml:space="preserve">6 </w:t>
      </w:r>
      <w:r>
        <w:rPr>
          <w:rFonts w:ascii="宋体" w:cs="宋体" w:hAnsi="宋体"/>
          <w:color w:val="000000"/>
          <w:kern w:val="0"/>
          <w:sz w:val="24"/>
        </w:rPr>
        <w:t xml:space="preserve">个，则同样要考虑 </w:t>
      </w:r>
      <w:r>
        <w:rPr>
          <w:color w:val="000000"/>
          <w:kern w:val="0"/>
          <w:sz w:val="24"/>
        </w:rPr>
        <w:t>2</w:t>
      </w:r>
      <w:ins w:id="305" w:author="刘远航" w:date="2025-03-22T17:32:00Z">
        <w:r w:rsidR="A73663AA">
          <w:rPr>
            <w:rFonts w:hint="eastAsia"/>
            <w:color w:val="000000"/>
            <w:kern w:val="0"/>
            <w:sz w:val="24"/>
          </w:rPr>
          <w:t>^</w:t>
        </w:r>
      </w:ins>
      <w:r>
        <w:rPr>
          <w:color w:val="000000"/>
          <w:kern w:val="0"/>
          <w:sz w:val="24"/>
        </w:rPr>
        <w:t>3</w:t>
      </w:r>
      <w:r>
        <w:rPr>
          <w:rFonts w:ascii="宋体" w:cs="宋体" w:hAnsi="宋体"/>
          <w:color w:val="000000"/>
          <w:kern w:val="0"/>
          <w:sz w:val="24"/>
        </w:rPr>
        <w:t>。</w:t>
      </w:r>
    </w:p>
    <w:p w14:paraId="3C3C3DF3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rFonts w:ascii="宋体" w:cs="宋体" w:hAnsi="宋体"/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 xml:space="preserve">第 </w:t>
      </w:r>
      <w:r>
        <w:rPr>
          <w:color w:val="000000"/>
          <w:kern w:val="0"/>
          <w:sz w:val="24"/>
        </w:rPr>
        <w:t xml:space="preserve">2 </w:t>
      </w:r>
      <w:r>
        <w:rPr>
          <w:rFonts w:ascii="宋体" w:cs="宋体" w:hAnsi="宋体"/>
          <w:color w:val="000000"/>
          <w:kern w:val="0"/>
          <w:sz w:val="24"/>
        </w:rPr>
        <w:t xml:space="preserve">步，将上一步确定的幂 </w:t>
      </w:r>
      <w:r>
        <w:rPr>
          <w:color w:val="000000"/>
          <w:kern w:val="0"/>
          <w:sz w:val="24"/>
        </w:rPr>
        <w:t xml:space="preserve">m </w:t>
      </w:r>
      <w:r>
        <w:rPr>
          <w:rFonts w:ascii="宋体" w:cs="宋体" w:hAnsi="宋体"/>
          <w:color w:val="000000"/>
          <w:kern w:val="0"/>
          <w:sz w:val="24"/>
        </w:rPr>
        <w:t xml:space="preserve">按高序占用主机地址 </w:t>
      </w:r>
      <w:r>
        <w:rPr>
          <w:color w:val="000000"/>
          <w:kern w:val="0"/>
          <w:sz w:val="24"/>
        </w:rPr>
        <w:t xml:space="preserve">m </w:t>
      </w:r>
      <w:r>
        <w:rPr>
          <w:rFonts w:ascii="宋体" w:cs="宋体" w:hAnsi="宋体"/>
          <w:color w:val="000000"/>
          <w:kern w:val="0"/>
          <w:sz w:val="24"/>
        </w:rPr>
        <w:t xml:space="preserve">位后，转换为十进制。如 </w:t>
      </w:r>
      <w:r>
        <w:rPr>
          <w:color w:val="000000"/>
          <w:kern w:val="0"/>
          <w:sz w:val="24"/>
        </w:rPr>
        <w:t xml:space="preserve">m </w:t>
      </w:r>
      <w:r>
        <w:rPr>
          <w:rFonts w:ascii="宋体" w:cs="宋体" w:hAnsi="宋体"/>
          <w:color w:val="000000"/>
          <w:kern w:val="0"/>
          <w:sz w:val="24"/>
        </w:rPr>
        <w:t xml:space="preserve">为 </w:t>
      </w:r>
      <w:r>
        <w:rPr>
          <w:color w:val="000000"/>
          <w:kern w:val="0"/>
          <w:sz w:val="24"/>
        </w:rPr>
        <w:t xml:space="preserve">3 </w:t>
      </w:r>
      <w:r>
        <w:rPr>
          <w:rFonts w:ascii="宋体" w:cs="宋体" w:hAnsi="宋体"/>
          <w:color w:val="000000"/>
          <w:kern w:val="0"/>
          <w:sz w:val="24"/>
        </w:rPr>
        <w:t xml:space="preserve">表示主机位中有 </w:t>
      </w:r>
      <w:r>
        <w:rPr>
          <w:color w:val="000000"/>
          <w:kern w:val="0"/>
          <w:sz w:val="24"/>
        </w:rPr>
        <w:t xml:space="preserve">3 </w:t>
      </w:r>
      <w:r>
        <w:rPr>
          <w:rFonts w:ascii="宋体" w:cs="宋体" w:hAnsi="宋体"/>
          <w:color w:val="000000"/>
          <w:kern w:val="0"/>
          <w:sz w:val="24"/>
        </w:rPr>
        <w:t>位被划为“网络标识号”占用，因网络标识号应全为“</w:t>
      </w:r>
      <w:r>
        <w:rPr>
          <w:color w:val="000000"/>
          <w:kern w:val="0"/>
          <w:sz w:val="24"/>
        </w:rPr>
        <w:t>1</w:t>
      </w:r>
      <w:r>
        <w:rPr>
          <w:rFonts w:ascii="宋体" w:cs="宋体" w:hAnsi="宋体"/>
          <w:color w:val="000000"/>
          <w:kern w:val="0"/>
          <w:sz w:val="24"/>
        </w:rPr>
        <w:t>”，所以主机号对应的字节段为“</w:t>
      </w:r>
      <w:r>
        <w:rPr>
          <w:color w:val="000000"/>
          <w:kern w:val="0"/>
          <w:sz w:val="24"/>
        </w:rPr>
        <w:t>11100000</w:t>
      </w:r>
      <w:r>
        <w:rPr>
          <w:rFonts w:ascii="宋体" w:cs="宋体" w:hAnsi="宋体"/>
          <w:color w:val="000000"/>
          <w:kern w:val="0"/>
          <w:sz w:val="24"/>
        </w:rPr>
        <w:t>”。转换成十进制后为</w:t>
      </w:r>
      <w:r>
        <w:rPr>
          <w:rFonts w:ascii="宋体" w:cs="宋体" w:hAnsi="宋体" w:hint="eastAsia"/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>224</w:t>
      </w:r>
      <w:r>
        <w:rPr>
          <w:rFonts w:ascii="宋体" w:cs="宋体" w:hAnsi="宋体"/>
          <w:color w:val="000000"/>
          <w:kern w:val="0"/>
          <w:sz w:val="24"/>
        </w:rPr>
        <w:t>，这就最终确定的子网掩码。如果是</w:t>
      </w:r>
      <w:r>
        <w:rPr>
          <w:rFonts w:ascii="宋体" w:cs="宋体" w:hAnsi="宋体" w:hint="eastAsia"/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>C</w:t>
      </w:r>
      <w:r>
        <w:rPr>
          <w:rFonts w:hint="eastAsia"/>
          <w:color w:val="000000"/>
          <w:kern w:val="0"/>
          <w:sz w:val="24"/>
        </w:rPr>
        <w:t xml:space="preserve"> </w:t>
      </w:r>
      <w:r>
        <w:rPr>
          <w:rFonts w:ascii="宋体" w:cs="宋体" w:hAnsi="宋体"/>
          <w:color w:val="000000"/>
          <w:kern w:val="0"/>
          <w:sz w:val="24"/>
        </w:rPr>
        <w:t>类网，则子网掩码为</w:t>
      </w:r>
      <w:r>
        <w:rPr>
          <w:color w:val="000000"/>
          <w:kern w:val="0"/>
          <w:sz w:val="24"/>
        </w:rPr>
        <w:t>255.255.255.224</w:t>
      </w:r>
      <w:r>
        <w:rPr>
          <w:rFonts w:ascii="宋体" w:cs="宋体" w:hAnsi="宋体"/>
          <w:color w:val="000000"/>
          <w:kern w:val="0"/>
          <w:sz w:val="24"/>
        </w:rPr>
        <w:t>；如果是</w:t>
      </w:r>
      <w:r>
        <w:rPr>
          <w:rFonts w:ascii="宋体" w:cs="宋体" w:hAnsi="宋体" w:hint="eastAsia"/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>B</w:t>
      </w:r>
      <w:r>
        <w:rPr>
          <w:rFonts w:hint="eastAsia"/>
          <w:color w:val="000000"/>
          <w:kern w:val="0"/>
          <w:sz w:val="24"/>
        </w:rPr>
        <w:t xml:space="preserve"> </w:t>
      </w:r>
      <w:r>
        <w:rPr>
          <w:rFonts w:ascii="宋体" w:cs="宋体" w:hAnsi="宋体"/>
          <w:color w:val="000000"/>
          <w:kern w:val="0"/>
          <w:sz w:val="24"/>
        </w:rPr>
        <w:t>类网，则子网掩码为</w:t>
      </w:r>
      <w:r>
        <w:rPr>
          <w:rFonts w:ascii="宋体" w:cs="宋体" w:hAnsi="宋体"/>
          <w:color w:val="000000"/>
          <w:kern w:val="0"/>
          <w:sz w:val="24"/>
        </w:rPr>
        <w:tab/>
      </w:r>
      <w:r>
        <w:rPr>
          <w:color w:val="000000"/>
          <w:kern w:val="0"/>
          <w:sz w:val="24"/>
        </w:rPr>
        <w:t>255.255.224.0</w:t>
      </w:r>
      <w:r>
        <w:rPr>
          <w:rFonts w:ascii="宋体" w:cs="宋体" w:hAnsi="宋体"/>
          <w:color w:val="000000"/>
          <w:kern w:val="0"/>
          <w:sz w:val="24"/>
        </w:rPr>
        <w:t>；如果是</w:t>
      </w:r>
      <w:r>
        <w:rPr>
          <w:rFonts w:ascii="宋体" w:cs="宋体" w:hAnsi="宋体" w:hint="eastAsia"/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>A</w:t>
      </w:r>
      <w:r>
        <w:rPr>
          <w:rFonts w:hint="eastAsia"/>
          <w:color w:val="000000"/>
          <w:kern w:val="0"/>
          <w:sz w:val="24"/>
        </w:rPr>
        <w:t xml:space="preserve"> </w:t>
      </w:r>
      <w:r>
        <w:rPr>
          <w:rFonts w:ascii="宋体" w:cs="宋体" w:hAnsi="宋体"/>
          <w:color w:val="000000"/>
          <w:kern w:val="0"/>
          <w:sz w:val="24"/>
        </w:rPr>
        <w:t xml:space="preserve">类网，则子网掩码为 </w:t>
      </w:r>
      <w:r>
        <w:rPr>
          <w:color w:val="000000"/>
          <w:kern w:val="0"/>
          <w:sz w:val="24"/>
        </w:rPr>
        <w:t>255.224.0.0</w:t>
      </w:r>
      <w:r>
        <w:rPr>
          <w:rFonts w:ascii="宋体" w:cs="宋体" w:hAnsi="宋体"/>
          <w:color w:val="000000"/>
          <w:kern w:val="0"/>
          <w:sz w:val="24"/>
        </w:rPr>
        <w:t>。在这里，子网个数与占用主机地址位数有如下等式成立：</w:t>
      </w:r>
      <w:r>
        <w:rPr>
          <w:color w:val="000000"/>
          <w:kern w:val="0"/>
          <w:sz w:val="24"/>
        </w:rPr>
        <w:t>2</w:t>
      </w:r>
      <w:ins w:id="306" w:author="张芸梯" w:date="2025-03-19T16:47:00Z">
        <w:r w:rsidR="6278D3D3">
          <w:rPr>
            <w:rFonts w:hint="eastAsia"/>
            <w:color w:val="000000"/>
            <w:kern w:val="0"/>
            <w:sz w:val="24"/>
          </w:rPr>
          <w:t>^</w:t>
        </w:r>
      </w:ins>
      <w:r>
        <w:rPr>
          <w:color w:val="000000"/>
          <w:kern w:val="0"/>
          <w:sz w:val="24"/>
        </w:rPr>
        <w:t>m</w:t>
      </w:r>
      <w:r>
        <w:rPr>
          <w:rFonts w:ascii="宋体" w:cs="宋体" w:hAnsi="宋体"/>
          <w:color w:val="000000"/>
          <w:kern w:val="0"/>
          <w:sz w:val="24"/>
        </w:rPr>
        <w:t>≥</w:t>
      </w:r>
      <w:r>
        <w:rPr>
          <w:color w:val="000000"/>
          <w:kern w:val="0"/>
          <w:sz w:val="24"/>
        </w:rPr>
        <w:t>n</w:t>
      </w:r>
      <w:r>
        <w:rPr>
          <w:rFonts w:ascii="宋体" w:cs="宋体" w:hAnsi="宋体"/>
          <w:color w:val="000000"/>
          <w:kern w:val="0"/>
          <w:sz w:val="24"/>
        </w:rPr>
        <w:t>。其中，</w:t>
      </w:r>
      <w:r>
        <w:rPr>
          <w:color w:val="000000"/>
          <w:kern w:val="0"/>
          <w:sz w:val="24"/>
        </w:rPr>
        <w:t xml:space="preserve">m </w:t>
      </w:r>
      <w:r>
        <w:rPr>
          <w:rFonts w:ascii="宋体" w:cs="宋体" w:hAnsi="宋体"/>
          <w:color w:val="000000"/>
          <w:kern w:val="0"/>
          <w:sz w:val="24"/>
        </w:rPr>
        <w:t>表示占用主机地址的位数；</w:t>
      </w:r>
      <w:r>
        <w:rPr>
          <w:color w:val="000000"/>
          <w:kern w:val="0"/>
          <w:sz w:val="24"/>
        </w:rPr>
        <w:t xml:space="preserve">n </w:t>
      </w:r>
      <w:r>
        <w:rPr>
          <w:rFonts w:ascii="宋体" w:cs="宋体" w:hAnsi="宋体"/>
          <w:color w:val="000000"/>
          <w:kern w:val="0"/>
          <w:sz w:val="24"/>
        </w:rPr>
        <w:t xml:space="preserve">表示划分的子网个数。根据这些原则，将一个 </w:t>
      </w:r>
      <w:r>
        <w:rPr>
          <w:color w:val="000000"/>
          <w:kern w:val="0"/>
          <w:sz w:val="24"/>
        </w:rPr>
        <w:t xml:space="preserve">C </w:t>
      </w:r>
      <w:r>
        <w:rPr>
          <w:rFonts w:ascii="宋体" w:cs="宋体" w:hAnsi="宋体"/>
          <w:color w:val="000000"/>
          <w:kern w:val="0"/>
          <w:sz w:val="24"/>
        </w:rPr>
        <w:t xml:space="preserve">类网络分成 </w:t>
      </w:r>
      <w:r>
        <w:rPr>
          <w:color w:val="000000"/>
          <w:kern w:val="0"/>
          <w:sz w:val="24"/>
        </w:rPr>
        <w:t xml:space="preserve">4 </w:t>
      </w:r>
      <w:r>
        <w:rPr>
          <w:rFonts w:ascii="宋体" w:cs="宋体" w:hAnsi="宋体"/>
          <w:color w:val="000000"/>
          <w:kern w:val="0"/>
          <w:sz w:val="24"/>
        </w:rPr>
        <w:t xml:space="preserve">个子网。为了说明问题，现再举例。若我们用的网络号为 </w:t>
      </w:r>
      <w:r>
        <w:rPr>
          <w:color w:val="000000"/>
          <w:kern w:val="0"/>
          <w:sz w:val="24"/>
        </w:rPr>
        <w:t>192.9.200</w:t>
      </w:r>
      <w:r>
        <w:rPr>
          <w:rFonts w:ascii="宋体" w:cs="宋体" w:hAnsi="宋体"/>
          <w:color w:val="000000"/>
          <w:kern w:val="0"/>
          <w:sz w:val="24"/>
        </w:rPr>
        <w:t xml:space="preserve">，则该 </w:t>
      </w:r>
      <w:r>
        <w:rPr>
          <w:color w:val="000000"/>
          <w:kern w:val="0"/>
          <w:sz w:val="24"/>
        </w:rPr>
        <w:t xml:space="preserve">C </w:t>
      </w:r>
      <w:r>
        <w:rPr>
          <w:rFonts w:ascii="宋体" w:cs="宋体" w:hAnsi="宋体"/>
          <w:color w:val="000000"/>
          <w:kern w:val="0"/>
          <w:sz w:val="24"/>
        </w:rPr>
        <w:t xml:space="preserve">类网内的主机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 xml:space="preserve">地址就是 </w:t>
      </w:r>
      <w:r>
        <w:rPr>
          <w:color w:val="000000"/>
          <w:kern w:val="0"/>
          <w:sz w:val="24"/>
        </w:rPr>
        <w:t>192.9.200.1</w:t>
      </w:r>
      <w:r>
        <w:rPr>
          <w:rFonts w:ascii="宋体" w:cs="宋体" w:hAnsi="宋体"/>
          <w:color w:val="000000"/>
          <w:kern w:val="0"/>
          <w:sz w:val="24"/>
        </w:rPr>
        <w:t>～</w:t>
      </w:r>
      <w:r>
        <w:rPr>
          <w:color w:val="000000"/>
          <w:kern w:val="0"/>
          <w:sz w:val="24"/>
        </w:rPr>
        <w:t>192.9.200.254</w:t>
      </w:r>
      <w:r>
        <w:rPr>
          <w:rFonts w:ascii="宋体" w:cs="宋体" w:hAnsi="宋体"/>
          <w:color w:val="000000"/>
          <w:kern w:val="0"/>
          <w:sz w:val="24"/>
        </w:rPr>
        <w:t xml:space="preserve">，现将网络划分为 </w:t>
      </w:r>
      <w:r>
        <w:rPr>
          <w:color w:val="000000"/>
          <w:kern w:val="0"/>
          <w:sz w:val="24"/>
        </w:rPr>
        <w:t xml:space="preserve">4 </w:t>
      </w:r>
      <w:r>
        <w:rPr>
          <w:rFonts w:ascii="宋体" w:cs="宋体" w:hAnsi="宋体"/>
          <w:color w:val="000000"/>
          <w:kern w:val="0"/>
          <w:sz w:val="24"/>
        </w:rPr>
        <w:t>个子网，按照以上步骤：</w:t>
      </w:r>
    </w:p>
    <w:p w14:paraId="6E2168D8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4=2</w:t>
      </w:r>
      <w:ins w:id="307" w:author="张芸梯" w:date="2025-03-19T16:48:00Z">
        <w:r w:rsidR="620773D8">
          <w:rPr>
            <w:rFonts w:hint="eastAsia"/>
            <w:color w:val="000000"/>
            <w:kern w:val="0"/>
            <w:sz w:val="24"/>
          </w:rPr>
          <w:t>^</w:t>
        </w:r>
      </w:ins>
      <w:r>
        <w:rPr>
          <w:color w:val="000000"/>
          <w:kern w:val="0"/>
          <w:sz w:val="24"/>
        </w:rPr>
        <w:t>2</w:t>
      </w:r>
      <w:r>
        <w:rPr>
          <w:rFonts w:ascii="宋体" w:cs="宋体" w:hAnsi="宋体"/>
          <w:color w:val="000000"/>
          <w:kern w:val="0"/>
          <w:sz w:val="24"/>
        </w:rPr>
        <w:t xml:space="preserve">，则表示要占用主机地址的 </w:t>
      </w:r>
      <w:r>
        <w:rPr>
          <w:color w:val="000000"/>
          <w:kern w:val="0"/>
          <w:sz w:val="24"/>
        </w:rPr>
        <w:t xml:space="preserve">2 </w:t>
      </w:r>
      <w:r>
        <w:rPr>
          <w:rFonts w:ascii="宋体" w:cs="宋体" w:hAnsi="宋体"/>
          <w:color w:val="000000"/>
          <w:kern w:val="0"/>
          <w:sz w:val="24"/>
        </w:rPr>
        <w:t xml:space="preserve">个高序位，即为 </w:t>
      </w:r>
      <w:r>
        <w:rPr>
          <w:color w:val="000000"/>
          <w:kern w:val="0"/>
          <w:sz w:val="24"/>
        </w:rPr>
        <w:t>11000000</w:t>
      </w:r>
      <w:r>
        <w:rPr>
          <w:rFonts w:ascii="宋体" w:cs="宋体" w:hAnsi="宋体"/>
          <w:color w:val="000000"/>
          <w:kern w:val="0"/>
          <w:sz w:val="24"/>
        </w:rPr>
        <w:t xml:space="preserve">，转换为十进制为 </w:t>
      </w:r>
      <w:r>
        <w:rPr>
          <w:color w:val="000000"/>
          <w:kern w:val="0"/>
          <w:sz w:val="24"/>
        </w:rPr>
        <w:t>192</w:t>
      </w:r>
      <w:r>
        <w:rPr>
          <w:rFonts w:ascii="宋体" w:cs="宋体" w:hAnsi="宋体"/>
          <w:color w:val="000000"/>
          <w:kern w:val="0"/>
          <w:sz w:val="24"/>
        </w:rPr>
        <w:t>。这样就可确定该子网掩码为：</w:t>
      </w:r>
      <w:ins w:id="308" w:author="刘远航" w:date="2025-03-22T17:42:00Z">
        <w:r w:rsidR="ECCD2B2A">
          <w:rPr>
            <w:rFonts w:ascii="宋体" w:cs="宋体" w:hAnsi="宋体" w:hint="eastAsia"/>
            <w:color w:val="000000"/>
            <w:kern w:val="0"/>
            <w:sz w:val="24"/>
          </w:rPr>
          <w:t>2</w:t>
        </w:r>
      </w:ins>
      <w:ins w:id="309" w:author="刘远航" w:date="2025-03-22T17:42:00Z">
        <w:r w:rsidR="8271A9A6">
          <w:rPr>
            <w:rFonts w:ascii="宋体" w:cs="宋体" w:hAnsi="宋体" w:hint="eastAsia"/>
            <w:color w:val="000000"/>
            <w:kern w:val="0"/>
            <w:sz w:val="24"/>
          </w:rPr>
          <w:t>55</w:t>
        </w:r>
      </w:ins>
      <w:del w:id="310" w:author="刘远航" w:date="2025-03-22T17:42:00Z">
        <w:r w:rsidDel="7E81D23E">
          <w:rPr>
            <w:color w:val="000000"/>
            <w:kern w:val="0"/>
            <w:sz w:val="24"/>
          </w:rPr>
          <w:delText>192</w:delText>
        </w:r>
      </w:del>
      <w:r>
        <w:rPr>
          <w:color w:val="000000"/>
          <w:kern w:val="0"/>
          <w:sz w:val="24"/>
        </w:rPr>
        <w:t>.</w:t>
      </w:r>
      <w:ins w:id="311" w:author="刘远航" w:date="2025-03-22T17:42:00Z">
        <w:r w:rsidR="9D4F2486">
          <w:rPr>
            <w:rFonts w:hint="eastAsia"/>
            <w:color w:val="000000"/>
            <w:kern w:val="0"/>
            <w:sz w:val="24"/>
          </w:rPr>
          <w:t>2</w:t>
        </w:r>
      </w:ins>
      <w:ins w:id="312" w:author="刘远航" w:date="2025-03-22T17:42:00Z">
        <w:r w:rsidR="34EDD3E4">
          <w:rPr>
            <w:rFonts w:hint="eastAsia"/>
            <w:color w:val="000000"/>
            <w:kern w:val="0"/>
            <w:sz w:val="24"/>
          </w:rPr>
          <w:t>55</w:t>
        </w:r>
      </w:ins>
      <w:del w:id="313" w:author="刘远航" w:date="2025-03-22T17:42:00Z">
        <w:r w:rsidDel="F8CD7FD2">
          <w:rPr>
            <w:color w:val="000000"/>
            <w:kern w:val="0"/>
            <w:sz w:val="24"/>
          </w:rPr>
          <w:delText>9</w:delText>
        </w:r>
      </w:del>
      <w:r>
        <w:rPr>
          <w:color w:val="000000"/>
          <w:kern w:val="0"/>
          <w:sz w:val="24"/>
        </w:rPr>
        <w:t>.</w:t>
      </w:r>
      <w:ins w:id="314" w:author="刘远航" w:date="2025-03-22T17:42:00Z">
        <w:r w:rsidR="BE31650A">
          <w:rPr>
            <w:rFonts w:hint="eastAsia"/>
            <w:color w:val="000000"/>
            <w:kern w:val="0"/>
            <w:sz w:val="24"/>
          </w:rPr>
          <w:t>2</w:t>
        </w:r>
      </w:ins>
      <w:ins w:id="315" w:author="刘远航" w:date="2025-03-22T17:42:00Z">
        <w:r w:rsidR="9D8296B8">
          <w:rPr>
            <w:rFonts w:hint="eastAsia"/>
            <w:color w:val="000000"/>
            <w:kern w:val="0"/>
            <w:sz w:val="24"/>
          </w:rPr>
          <w:t>55</w:t>
        </w:r>
      </w:ins>
      <w:del w:id="316" w:author="刘远航" w:date="2025-03-22T17:42:00Z">
        <w:r w:rsidDel="A3217521">
          <w:rPr>
            <w:color w:val="000000"/>
            <w:kern w:val="0"/>
            <w:sz w:val="24"/>
          </w:rPr>
          <w:delText>200</w:delText>
        </w:r>
      </w:del>
      <w:r>
        <w:rPr>
          <w:color w:val="000000"/>
          <w:kern w:val="0"/>
          <w:sz w:val="24"/>
        </w:rPr>
        <w:t>.192</w:t>
      </w:r>
      <w:r>
        <w:rPr>
          <w:rFonts w:ascii="宋体" w:cs="宋体" w:hAnsi="宋体"/>
          <w:color w:val="000000"/>
          <w:kern w:val="0"/>
          <w:sz w:val="24"/>
        </w:rPr>
        <w:t>。</w:t>
      </w:r>
      <w:r>
        <w:rPr>
          <w:color w:val="000000"/>
          <w:kern w:val="0"/>
          <w:sz w:val="24"/>
        </w:rPr>
        <w:t xml:space="preserve">4 </w:t>
      </w:r>
      <w:r>
        <w:rPr>
          <w:rFonts w:ascii="宋体" w:cs="宋体" w:hAnsi="宋体"/>
          <w:color w:val="000000"/>
          <w:kern w:val="0"/>
          <w:sz w:val="24"/>
        </w:rPr>
        <w:t xml:space="preserve">个子网的 </w:t>
      </w:r>
      <w:r>
        <w:rPr>
          <w:color w:val="000000"/>
          <w:kern w:val="0"/>
          <w:sz w:val="24"/>
        </w:rPr>
        <w:t>IP</w:t>
      </w:r>
      <w:r>
        <w:rPr>
          <w:rFonts w:ascii="宋体" w:cs="宋体" w:hAnsi="宋体"/>
          <w:color w:val="000000"/>
          <w:kern w:val="0"/>
          <w:sz w:val="24"/>
        </w:rPr>
        <w:t xml:space="preserve">地址的划分是根据被网络号占住的两位排列进行的，这四个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>地址范围分别为：</w:t>
      </w:r>
    </w:p>
    <w:p w14:paraId="12C010F2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1</w:t>
      </w:r>
      <w:r>
        <w:rPr>
          <w:rFonts w:ascii="宋体" w:cs="宋体" w:hAnsi="宋体"/>
          <w:color w:val="000000"/>
          <w:kern w:val="0"/>
          <w:sz w:val="24"/>
        </w:rPr>
        <w:t xml:space="preserve">）第 </w:t>
      </w:r>
      <w:r>
        <w:rPr>
          <w:color w:val="000000"/>
          <w:kern w:val="0"/>
          <w:sz w:val="24"/>
        </w:rPr>
        <w:t xml:space="preserve">1 </w:t>
      </w:r>
      <w:r>
        <w:rPr>
          <w:rFonts w:ascii="宋体" w:cs="宋体" w:hAnsi="宋体"/>
          <w:color w:val="000000"/>
          <w:kern w:val="0"/>
          <w:sz w:val="24"/>
        </w:rPr>
        <w:t xml:space="preserve">个子网的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>地址是从“</w:t>
      </w:r>
      <w:r>
        <w:rPr>
          <w:color w:val="000000"/>
          <w:kern w:val="0"/>
          <w:sz w:val="24"/>
        </w:rPr>
        <w:t>11000000 00001001 11001000 00000001</w:t>
      </w:r>
      <w:r>
        <w:rPr>
          <w:rFonts w:ascii="宋体" w:cs="宋体" w:hAnsi="宋体"/>
          <w:color w:val="000000"/>
          <w:kern w:val="0"/>
          <w:sz w:val="24"/>
        </w:rPr>
        <w:t>”到“</w:t>
      </w:r>
      <w:r>
        <w:rPr>
          <w:color w:val="000000"/>
          <w:kern w:val="0"/>
          <w:sz w:val="24"/>
        </w:rPr>
        <w:t>11000000 00001001 11001000 00111110</w:t>
      </w:r>
      <w:r>
        <w:rPr>
          <w:rFonts w:ascii="宋体" w:cs="宋体" w:hAnsi="宋体"/>
          <w:color w:val="000000"/>
          <w:kern w:val="0"/>
          <w:sz w:val="24"/>
        </w:rPr>
        <w:t xml:space="preserve">”，注意它们的最后 </w:t>
      </w:r>
      <w:r>
        <w:rPr>
          <w:color w:val="000000"/>
          <w:kern w:val="0"/>
          <w:sz w:val="24"/>
        </w:rPr>
        <w:t xml:space="preserve">8 </w:t>
      </w:r>
      <w:r>
        <w:rPr>
          <w:rFonts w:ascii="宋体" w:cs="宋体" w:hAnsi="宋体"/>
          <w:color w:val="000000"/>
          <w:kern w:val="0"/>
          <w:sz w:val="24"/>
        </w:rPr>
        <w:t>位中被网络号占住的两位都为“</w:t>
      </w:r>
      <w:r>
        <w:rPr>
          <w:color w:val="000000"/>
          <w:kern w:val="0"/>
          <w:sz w:val="24"/>
        </w:rPr>
        <w:t>00</w:t>
      </w:r>
      <w:r>
        <w:rPr>
          <w:rFonts w:ascii="宋体" w:cs="宋体" w:hAnsi="宋体"/>
          <w:color w:val="000000"/>
          <w:kern w:val="0"/>
          <w:sz w:val="24"/>
        </w:rPr>
        <w:t>”，因为主机号不能全为“</w:t>
      </w:r>
      <w:r>
        <w:rPr>
          <w:color w:val="000000"/>
          <w:kern w:val="0"/>
          <w:sz w:val="24"/>
        </w:rPr>
        <w:t>0</w:t>
      </w:r>
      <w:r>
        <w:rPr>
          <w:rFonts w:ascii="宋体" w:cs="宋体" w:hAnsi="宋体"/>
          <w:color w:val="000000"/>
          <w:kern w:val="0"/>
          <w:sz w:val="24"/>
        </w:rPr>
        <w:t>”和“</w:t>
      </w:r>
      <w:r>
        <w:rPr>
          <w:color w:val="000000"/>
          <w:kern w:val="0"/>
          <w:sz w:val="24"/>
        </w:rPr>
        <w:t>1</w:t>
      </w:r>
      <w:r>
        <w:rPr>
          <w:rFonts w:ascii="宋体" w:cs="宋体" w:hAnsi="宋体"/>
          <w:color w:val="000000"/>
          <w:kern w:val="0"/>
          <w:sz w:val="24"/>
        </w:rPr>
        <w:t xml:space="preserve">”，所以没有 </w:t>
      </w:r>
      <w:r>
        <w:rPr>
          <w:color w:val="000000"/>
          <w:kern w:val="0"/>
          <w:sz w:val="24"/>
        </w:rPr>
        <w:t>11000000</w:t>
      </w:r>
      <w:r>
        <w:rPr>
          <w:rFonts w:hint="eastAsia"/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 xml:space="preserve">00001001 11001000 00000000 </w:t>
      </w:r>
      <w:r>
        <w:rPr>
          <w:rFonts w:ascii="宋体" w:cs="宋体" w:hAnsi="宋体"/>
          <w:color w:val="000000"/>
          <w:kern w:val="0"/>
          <w:sz w:val="24"/>
        </w:rPr>
        <w:t xml:space="preserve">和 </w:t>
      </w:r>
      <w:r>
        <w:rPr>
          <w:color w:val="000000"/>
          <w:kern w:val="0"/>
          <w:sz w:val="24"/>
        </w:rPr>
        <w:t xml:space="preserve">11000000 00001001 11001000 00111111 </w:t>
      </w:r>
      <w:r>
        <w:rPr>
          <w:rFonts w:ascii="宋体" w:cs="宋体" w:hAnsi="宋体"/>
          <w:color w:val="000000"/>
          <w:kern w:val="0"/>
          <w:sz w:val="24"/>
        </w:rPr>
        <w:t xml:space="preserve">这两个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 xml:space="preserve">地址（下同）。注意实际上此时的主机号只有最后面的 </w:t>
      </w:r>
      <w:r>
        <w:rPr>
          <w:color w:val="000000"/>
          <w:kern w:val="0"/>
          <w:sz w:val="24"/>
        </w:rPr>
        <w:t xml:space="preserve">6 </w:t>
      </w:r>
      <w:r>
        <w:rPr>
          <w:rFonts w:ascii="宋体" w:cs="宋体" w:hAnsi="宋体"/>
          <w:color w:val="000000"/>
          <w:kern w:val="0"/>
          <w:sz w:val="24"/>
        </w:rPr>
        <w:t xml:space="preserve">位。对应的十进制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 xml:space="preserve">地址范围为 </w:t>
      </w:r>
      <w:r>
        <w:rPr>
          <w:color w:val="000000"/>
          <w:kern w:val="0"/>
          <w:sz w:val="24"/>
        </w:rPr>
        <w:t>192.9.200.1~192.9.200.62</w:t>
      </w:r>
      <w:r>
        <w:rPr>
          <w:rFonts w:ascii="宋体" w:cs="宋体" w:hAnsi="宋体"/>
          <w:color w:val="000000"/>
          <w:kern w:val="0"/>
          <w:sz w:val="24"/>
        </w:rPr>
        <w:t>。</w:t>
      </w:r>
      <w:ins w:id="317" w:author="刘远航" w:date="2025-03-22T17:53:00Z">
        <w:r w:rsidR="2C844D61">
          <w:rPr>
            <w:rFonts w:ascii="宋体" w:cs="宋体" w:hAnsi="宋体" w:hint="eastAsia"/>
            <w:color w:val="000000"/>
            <w:kern w:val="0"/>
            <w:sz w:val="24"/>
          </w:rPr>
          <w:t>对应</w:t>
        </w:r>
      </w:ins>
      <w:del w:id="318" w:author="刘远航" w:date="2025-03-22T17:53:00Z">
        <w:r w:rsidDel="ED061418">
          <w:rPr>
            <w:rFonts w:ascii="宋体" w:cs="宋体" w:hAnsi="宋体"/>
            <w:color w:val="000000"/>
            <w:kern w:val="0"/>
            <w:sz w:val="24"/>
          </w:rPr>
          <w:delText>而</w:delText>
        </w:r>
      </w:del>
      <w:r>
        <w:rPr>
          <w:rFonts w:ascii="宋体" w:cs="宋体" w:hAnsi="宋体"/>
          <w:color w:val="000000"/>
          <w:kern w:val="0"/>
          <w:sz w:val="24"/>
        </w:rPr>
        <w:t>这个子网的</w:t>
      </w:r>
      <w:del w:id="319" w:author="刘远航" w:date="2025-03-22T17:52:00Z">
        <w:r w:rsidDel="D9D18ED8">
          <w:rPr>
            <w:rFonts w:ascii="宋体" w:cs="宋体" w:hAnsi="宋体"/>
            <w:color w:val="000000"/>
            <w:kern w:val="0"/>
            <w:sz w:val="24"/>
          </w:rPr>
          <w:delText>子网掩码（或</w:delText>
        </w:r>
      </w:del>
      <w:r>
        <w:rPr>
          <w:rFonts w:ascii="宋体" w:cs="宋体" w:hAnsi="宋体"/>
          <w:color w:val="000000"/>
          <w:kern w:val="0"/>
          <w:sz w:val="24"/>
        </w:rPr>
        <w:t>网络地址</w:t>
      </w:r>
      <w:commentRangeStart w:id="3"/>
      <w:del w:id="320" w:author="刘远航" w:date="2025-03-22T17:52:00Z">
        <w:r w:rsidDel="BB8A1AD4">
          <w:rPr>
            <w:rFonts w:ascii="宋体" w:cs="宋体" w:hAnsi="宋体"/>
            <w:color w:val="000000"/>
            <w:kern w:val="0"/>
            <w:sz w:val="24"/>
          </w:rPr>
          <w:delText>）</w:delText>
        </w:r>
      </w:del>
      <w:r>
        <w:rPr>
          <w:rFonts w:ascii="宋体" w:cs="宋体" w:hAnsi="宋体"/>
          <w:color w:val="000000"/>
          <w:kern w:val="0"/>
          <w:sz w:val="24"/>
        </w:rPr>
        <w:t>为</w:t>
      </w:r>
      <w:commentRangeEnd w:id="3"/>
      <w:r>
        <w:rPr/>
        <w:commentReference w:id="3"/>
      </w:r>
      <w:r>
        <w:rPr>
          <w:color w:val="000000"/>
          <w:kern w:val="0"/>
          <w:sz w:val="24"/>
        </w:rPr>
        <w:t xml:space="preserve">  11000000 00001001 11001000 00000000</w:t>
      </w:r>
      <w:r>
        <w:rPr>
          <w:rFonts w:ascii="宋体" w:cs="宋体" w:hAnsi="宋体"/>
          <w:color w:val="000000"/>
          <w:kern w:val="0"/>
          <w:sz w:val="24"/>
        </w:rPr>
        <w:t xml:space="preserve">，为 </w:t>
      </w:r>
      <w:r>
        <w:rPr>
          <w:color w:val="000000"/>
          <w:kern w:val="0"/>
          <w:sz w:val="24"/>
        </w:rPr>
        <w:t>192.9.200.0</w:t>
      </w:r>
      <w:r>
        <w:rPr>
          <w:rFonts w:ascii="宋体" w:cs="宋体" w:hAnsi="宋体"/>
          <w:color w:val="000000"/>
          <w:kern w:val="0"/>
          <w:sz w:val="24"/>
        </w:rPr>
        <w:t>。</w:t>
      </w:r>
    </w:p>
    <w:p w14:paraId="6D56CBBC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2</w:t>
      </w:r>
      <w:r>
        <w:rPr>
          <w:rFonts w:ascii="宋体" w:cs="宋体" w:hAnsi="宋体"/>
          <w:color w:val="000000"/>
          <w:kern w:val="0"/>
          <w:sz w:val="24"/>
        </w:rPr>
        <w:t xml:space="preserve">）第 </w:t>
      </w:r>
      <w:r>
        <w:rPr>
          <w:color w:val="000000"/>
          <w:kern w:val="0"/>
          <w:sz w:val="24"/>
        </w:rPr>
        <w:t xml:space="preserve">2 </w:t>
      </w:r>
      <w:r>
        <w:rPr>
          <w:rFonts w:ascii="宋体" w:cs="宋体" w:hAnsi="宋体"/>
          <w:color w:val="000000"/>
          <w:kern w:val="0"/>
          <w:sz w:val="24"/>
        </w:rPr>
        <w:t xml:space="preserve">个子网的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>地址是从“</w:t>
      </w:r>
      <w:r>
        <w:rPr>
          <w:color w:val="000000"/>
          <w:kern w:val="0"/>
          <w:sz w:val="24"/>
        </w:rPr>
        <w:t>11000000 00001001 11001000 01000001</w:t>
      </w:r>
      <w:r>
        <w:rPr>
          <w:rFonts w:ascii="宋体" w:cs="宋体" w:hAnsi="宋体"/>
          <w:color w:val="000000"/>
          <w:kern w:val="0"/>
          <w:sz w:val="24"/>
        </w:rPr>
        <w:t>”到“</w:t>
      </w:r>
      <w:r>
        <w:rPr>
          <w:color w:val="000000"/>
          <w:kern w:val="0"/>
          <w:sz w:val="24"/>
        </w:rPr>
        <w:t>11000000 00001001 11001000 01111110</w:t>
      </w:r>
      <w:r>
        <w:rPr>
          <w:rFonts w:ascii="宋体" w:cs="宋体" w:hAnsi="宋体"/>
          <w:color w:val="000000"/>
          <w:kern w:val="0"/>
          <w:sz w:val="24"/>
        </w:rPr>
        <w:t>” ，注意此时被网络号所占住的</w:t>
      </w:r>
      <w:r>
        <w:rPr>
          <w:rFonts w:hint="eastAsia"/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 xml:space="preserve">2 </w:t>
      </w:r>
      <w:r>
        <w:rPr>
          <w:rFonts w:ascii="宋体" w:cs="宋体" w:hAnsi="宋体"/>
          <w:color w:val="000000"/>
          <w:kern w:val="0"/>
          <w:sz w:val="24"/>
        </w:rPr>
        <w:t>位主机号为“</w:t>
      </w:r>
      <w:r>
        <w:rPr>
          <w:color w:val="000000"/>
          <w:kern w:val="0"/>
          <w:sz w:val="24"/>
        </w:rPr>
        <w:t>01</w:t>
      </w:r>
      <w:r>
        <w:rPr>
          <w:rFonts w:ascii="宋体" w:cs="宋体" w:hAnsi="宋体"/>
          <w:color w:val="000000"/>
          <w:kern w:val="0"/>
          <w:sz w:val="24"/>
        </w:rPr>
        <w:t xml:space="preserve">”。对应的十进制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 xml:space="preserve">地址范围为 </w:t>
      </w:r>
      <w:r>
        <w:rPr>
          <w:color w:val="000000"/>
          <w:kern w:val="0"/>
          <w:sz w:val="24"/>
        </w:rPr>
        <w:t>192.9.200.65~192.9.200.126</w:t>
      </w:r>
      <w:r>
        <w:rPr>
          <w:rFonts w:ascii="宋体" w:cs="宋体" w:hAnsi="宋体"/>
          <w:color w:val="000000"/>
          <w:kern w:val="0"/>
          <w:sz w:val="24"/>
        </w:rPr>
        <w:t>。对应这个子网的</w:t>
      </w:r>
      <w:del w:id="321" w:author="刘远航" w:date="2025-03-22T17:52:00Z">
        <w:r w:rsidDel="22F94E6B">
          <w:rPr>
            <w:rFonts w:ascii="宋体" w:cs="宋体" w:hAnsi="宋体"/>
            <w:color w:val="000000"/>
            <w:kern w:val="0"/>
            <w:sz w:val="24"/>
          </w:rPr>
          <w:delText>子网掩码（或</w:delText>
        </w:r>
      </w:del>
      <w:r>
        <w:rPr>
          <w:rFonts w:ascii="宋体" w:cs="宋体" w:hAnsi="宋体"/>
          <w:color w:val="000000"/>
          <w:kern w:val="0"/>
          <w:sz w:val="24"/>
        </w:rPr>
        <w:t>网络地址</w:t>
      </w:r>
      <w:del w:id="322" w:author="刘远航" w:date="2025-03-22T17:52:00Z">
        <w:r w:rsidDel="4CD7D140">
          <w:rPr>
            <w:rFonts w:ascii="宋体" w:cs="宋体" w:hAnsi="宋体"/>
            <w:color w:val="000000"/>
            <w:kern w:val="0"/>
            <w:sz w:val="24"/>
          </w:rPr>
          <w:delText>）</w:delText>
        </w:r>
      </w:del>
      <w:r>
        <w:rPr>
          <w:rFonts w:ascii="宋体" w:cs="宋体" w:hAnsi="宋体"/>
          <w:color w:val="000000"/>
          <w:kern w:val="0"/>
          <w:sz w:val="24"/>
        </w:rPr>
        <w:t>为</w:t>
      </w:r>
      <w:r>
        <w:rPr>
          <w:color w:val="000000"/>
          <w:kern w:val="0"/>
          <w:sz w:val="24"/>
        </w:rPr>
        <w:t xml:space="preserve">  11000000 00001001 11001000 01000000</w:t>
      </w:r>
      <w:r>
        <w:rPr>
          <w:rFonts w:ascii="宋体" w:cs="宋体" w:hAnsi="宋体"/>
          <w:color w:val="000000"/>
          <w:kern w:val="0"/>
          <w:sz w:val="24"/>
        </w:rPr>
        <w:t xml:space="preserve">，为 </w:t>
      </w:r>
      <w:r>
        <w:rPr>
          <w:color w:val="000000"/>
          <w:kern w:val="0"/>
          <w:sz w:val="24"/>
        </w:rPr>
        <w:t>192.9.200.64</w:t>
      </w:r>
      <w:r>
        <w:rPr>
          <w:rFonts w:ascii="宋体" w:cs="宋体" w:hAnsi="宋体"/>
          <w:color w:val="000000"/>
          <w:kern w:val="0"/>
          <w:sz w:val="24"/>
        </w:rPr>
        <w:t>。</w:t>
      </w:r>
    </w:p>
    <w:p w14:paraId="35D2D180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3</w:t>
      </w:r>
      <w:r>
        <w:rPr>
          <w:rFonts w:ascii="宋体" w:cs="宋体" w:hAnsi="宋体"/>
          <w:color w:val="000000"/>
          <w:kern w:val="0"/>
          <w:sz w:val="24"/>
        </w:rPr>
        <w:t xml:space="preserve">）第 </w:t>
      </w:r>
      <w:r>
        <w:rPr>
          <w:color w:val="000000"/>
          <w:kern w:val="0"/>
          <w:sz w:val="24"/>
        </w:rPr>
        <w:t xml:space="preserve">3 </w:t>
      </w:r>
      <w:r>
        <w:rPr>
          <w:rFonts w:ascii="宋体" w:cs="宋体" w:hAnsi="宋体"/>
          <w:color w:val="000000"/>
          <w:kern w:val="0"/>
          <w:sz w:val="24"/>
        </w:rPr>
        <w:t xml:space="preserve">个子网的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>地址是从“</w:t>
      </w:r>
      <w:r>
        <w:rPr>
          <w:color w:val="000000"/>
          <w:kern w:val="0"/>
          <w:sz w:val="24"/>
        </w:rPr>
        <w:t>11000000 00001001 11001000 10000001</w:t>
      </w:r>
      <w:r>
        <w:rPr>
          <w:rFonts w:ascii="宋体" w:cs="宋体" w:hAnsi="宋体"/>
          <w:color w:val="000000"/>
          <w:kern w:val="0"/>
          <w:sz w:val="24"/>
        </w:rPr>
        <w:t>”到“</w:t>
      </w:r>
      <w:r>
        <w:rPr>
          <w:color w:val="000000"/>
          <w:kern w:val="0"/>
          <w:sz w:val="24"/>
        </w:rPr>
        <w:t>11000000 00001001 11001000 10111110</w:t>
      </w:r>
      <w:r>
        <w:rPr>
          <w:rFonts w:ascii="宋体" w:cs="宋体" w:hAnsi="宋体"/>
          <w:color w:val="000000"/>
          <w:kern w:val="0"/>
          <w:sz w:val="24"/>
        </w:rPr>
        <w:t>” ，注意此时被网络号所占住的</w:t>
      </w:r>
      <w:r>
        <w:rPr>
          <w:rFonts w:hint="eastAsia"/>
          <w:color w:val="000000"/>
          <w:kern w:val="0"/>
          <w:sz w:val="24"/>
        </w:rPr>
        <w:t xml:space="preserve"> 2 </w:t>
      </w:r>
      <w:r>
        <w:rPr>
          <w:rFonts w:ascii="宋体" w:cs="宋体" w:hAnsi="宋体"/>
          <w:color w:val="000000"/>
          <w:kern w:val="0"/>
          <w:sz w:val="24"/>
        </w:rPr>
        <w:t>位 主 机 号 为 “</w:t>
      </w:r>
      <w:r>
        <w:rPr>
          <w:rFonts w:ascii="宋体" w:cs="宋体" w:hAnsi="宋体"/>
          <w:color w:val="000000"/>
          <w:kern w:val="0"/>
          <w:sz w:val="24"/>
        </w:rPr>
        <w:tab/>
      </w:r>
      <w:r>
        <w:rPr>
          <w:color w:val="000000"/>
          <w:kern w:val="0"/>
          <w:sz w:val="24"/>
        </w:rPr>
        <w:t>10</w:t>
      </w:r>
      <w:r>
        <w:rPr>
          <w:color w:val="000000"/>
          <w:kern w:val="0"/>
          <w:sz w:val="24"/>
        </w:rPr>
        <w:tab/>
      </w:r>
      <w:r>
        <w:rPr>
          <w:rFonts w:ascii="宋体" w:cs="宋体" w:hAnsi="宋体"/>
          <w:color w:val="000000"/>
          <w:kern w:val="0"/>
          <w:sz w:val="24"/>
        </w:rPr>
        <w:t>”。 对 应 的 十 进 制</w:t>
      </w:r>
      <w:r>
        <w:rPr>
          <w:rFonts w:ascii="宋体" w:cs="宋体" w:hAnsi="宋体"/>
          <w:color w:val="000000"/>
          <w:kern w:val="0"/>
          <w:sz w:val="24"/>
        </w:rPr>
        <w:tab/>
      </w:r>
      <w:r>
        <w:rPr>
          <w:color w:val="000000"/>
          <w:kern w:val="0"/>
          <w:sz w:val="24"/>
        </w:rPr>
        <w:t>IP</w:t>
      </w:r>
      <w:r>
        <w:rPr>
          <w:color w:val="000000"/>
          <w:kern w:val="0"/>
          <w:sz w:val="24"/>
        </w:rPr>
        <w:tab/>
      </w:r>
      <w:r>
        <w:rPr>
          <w:rFonts w:ascii="宋体" w:cs="宋体" w:hAnsi="宋体"/>
          <w:color w:val="000000"/>
          <w:kern w:val="0"/>
          <w:sz w:val="24"/>
        </w:rPr>
        <w:t>地 址 范 围 为</w:t>
      </w:r>
      <w:r>
        <w:rPr>
          <w:color w:val="000000"/>
          <w:kern w:val="0"/>
          <w:sz w:val="24"/>
        </w:rPr>
        <w:t>192.9.200.129~192.9.200.190</w:t>
      </w:r>
      <w:r>
        <w:rPr>
          <w:rFonts w:ascii="宋体" w:cs="宋体" w:hAnsi="宋体"/>
          <w:color w:val="000000"/>
          <w:kern w:val="0"/>
          <w:sz w:val="24"/>
        </w:rPr>
        <w:t>。对应这个子网的</w:t>
      </w:r>
      <w:del w:id="323" w:author="刘远航" w:date="2025-03-22T17:52:00Z">
        <w:r w:rsidDel="FD342CA9">
          <w:rPr>
            <w:rFonts w:ascii="宋体" w:cs="宋体" w:hAnsi="宋体"/>
            <w:color w:val="000000"/>
            <w:kern w:val="0"/>
            <w:sz w:val="24"/>
          </w:rPr>
          <w:delText>子网掩码（</w:delText>
        </w:r>
      </w:del>
      <w:del w:id="324" w:author="刘远航" w:date="2025-03-22T17:52:00Z">
        <w:r w:rsidDel="EC71E572">
          <w:rPr>
            <w:rFonts w:ascii="宋体" w:cs="宋体" w:hAnsi="宋体"/>
            <w:color w:val="000000"/>
            <w:kern w:val="0"/>
            <w:sz w:val="24"/>
          </w:rPr>
          <w:delText>或</w:delText>
        </w:r>
      </w:del>
      <w:r>
        <w:rPr>
          <w:rFonts w:ascii="宋体" w:cs="宋体" w:hAnsi="宋体"/>
          <w:color w:val="000000"/>
          <w:kern w:val="0"/>
          <w:sz w:val="24"/>
        </w:rPr>
        <w:t>网络地址</w:t>
      </w:r>
      <w:del w:id="325" w:author="刘远航" w:date="2025-03-22T17:52:00Z">
        <w:r w:rsidDel="F4C6B325">
          <w:rPr>
            <w:rFonts w:ascii="宋体" w:cs="宋体" w:hAnsi="宋体"/>
            <w:color w:val="000000"/>
            <w:kern w:val="0"/>
            <w:sz w:val="24"/>
          </w:rPr>
          <w:delText>）</w:delText>
        </w:r>
      </w:del>
      <w:r>
        <w:rPr>
          <w:rFonts w:ascii="宋体" w:cs="宋体" w:hAnsi="宋体"/>
          <w:color w:val="000000"/>
          <w:kern w:val="0"/>
          <w:sz w:val="24"/>
        </w:rPr>
        <w:t>为</w:t>
      </w:r>
      <w:r>
        <w:rPr>
          <w:color w:val="000000"/>
          <w:kern w:val="0"/>
          <w:sz w:val="24"/>
        </w:rPr>
        <w:t>11000000 00001001 11001000 10000000</w:t>
      </w:r>
      <w:r>
        <w:rPr>
          <w:rFonts w:ascii="宋体" w:cs="宋体" w:hAnsi="宋体"/>
          <w:color w:val="000000"/>
          <w:kern w:val="0"/>
          <w:sz w:val="24"/>
        </w:rPr>
        <w:t xml:space="preserve">，为 </w:t>
      </w:r>
      <w:r>
        <w:rPr>
          <w:color w:val="000000"/>
          <w:kern w:val="0"/>
          <w:sz w:val="24"/>
        </w:rPr>
        <w:t>192.9.200.128</w:t>
      </w:r>
      <w:r>
        <w:rPr>
          <w:rFonts w:ascii="宋体" w:cs="宋体" w:hAnsi="宋体"/>
          <w:color w:val="000000"/>
          <w:kern w:val="0"/>
          <w:sz w:val="24"/>
        </w:rPr>
        <w:t>。</w:t>
      </w:r>
    </w:p>
    <w:p w14:paraId="73BBEC0C">
      <w:pPr>
        <w:pStyle w:val="style0"/>
        <w:autoSpaceDE w:val="false"/>
        <w:autoSpaceDN w:val="false"/>
        <w:adjustRightInd w:val="false"/>
        <w:spacing w:lineRule="auto" w:line="288"/>
        <w:ind w:left="420" w:firstLine="420"/>
        <w:jc w:val="left"/>
        <w:rPr>
          <w:color w:val="000000"/>
          <w:kern w:val="0"/>
          <w:sz w:val="24"/>
        </w:rPr>
      </w:pPr>
      <w:r>
        <w:rPr>
          <w:rFonts w:ascii="宋体" w:cs="宋体" w:hAnsi="宋体"/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4</w:t>
      </w:r>
      <w:r>
        <w:rPr>
          <w:rFonts w:ascii="宋体" w:cs="宋体" w:hAnsi="宋体"/>
          <w:color w:val="000000"/>
          <w:kern w:val="0"/>
          <w:sz w:val="24"/>
        </w:rPr>
        <w:t xml:space="preserve">）第 </w:t>
      </w:r>
      <w:r>
        <w:rPr>
          <w:color w:val="000000"/>
          <w:kern w:val="0"/>
          <w:sz w:val="24"/>
        </w:rPr>
        <w:t xml:space="preserve">4 </w:t>
      </w:r>
      <w:r>
        <w:rPr>
          <w:rFonts w:ascii="宋体" w:cs="宋体" w:hAnsi="宋体"/>
          <w:color w:val="000000"/>
          <w:kern w:val="0"/>
          <w:sz w:val="24"/>
        </w:rPr>
        <w:t xml:space="preserve">个子网的 </w:t>
      </w:r>
      <w:r>
        <w:rPr>
          <w:color w:val="000000"/>
          <w:kern w:val="0"/>
          <w:sz w:val="24"/>
        </w:rPr>
        <w:t xml:space="preserve">IP </w:t>
      </w:r>
      <w:r>
        <w:rPr>
          <w:rFonts w:ascii="宋体" w:cs="宋体" w:hAnsi="宋体"/>
          <w:color w:val="000000"/>
          <w:kern w:val="0"/>
          <w:sz w:val="24"/>
        </w:rPr>
        <w:t>地址是从“</w:t>
      </w:r>
      <w:r>
        <w:rPr>
          <w:color w:val="000000"/>
          <w:kern w:val="0"/>
          <w:sz w:val="24"/>
        </w:rPr>
        <w:t>11000000 00001001 11001000 11000001</w:t>
      </w:r>
      <w:r>
        <w:rPr>
          <w:rFonts w:ascii="宋体" w:cs="宋体" w:hAnsi="宋体"/>
          <w:color w:val="000000"/>
          <w:kern w:val="0"/>
          <w:sz w:val="24"/>
        </w:rPr>
        <w:t>”到“</w:t>
      </w:r>
      <w:r>
        <w:rPr>
          <w:color w:val="000000"/>
          <w:kern w:val="0"/>
          <w:sz w:val="24"/>
        </w:rPr>
        <w:t>11000000 00001001 11001000 11111110</w:t>
      </w:r>
      <w:r>
        <w:rPr>
          <w:rFonts w:ascii="宋体" w:cs="宋体" w:hAnsi="宋体"/>
          <w:color w:val="000000"/>
          <w:kern w:val="0"/>
          <w:sz w:val="24"/>
        </w:rPr>
        <w:t>” ，注意此时被网络号所占住的</w:t>
      </w:r>
      <w:r>
        <w:rPr>
          <w:rFonts w:hint="eastAsia"/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>2</w:t>
      </w:r>
      <w:r>
        <w:rPr>
          <w:rFonts w:ascii="宋体" w:cs="宋体" w:hAnsi="宋体"/>
          <w:color w:val="000000"/>
          <w:kern w:val="0"/>
          <w:sz w:val="24"/>
        </w:rPr>
        <w:t>位 主 机 号 为 “</w:t>
      </w:r>
      <w:r>
        <w:rPr>
          <w:rFonts w:ascii="宋体" w:cs="宋体" w:hAnsi="宋体"/>
          <w:color w:val="000000"/>
          <w:kern w:val="0"/>
          <w:sz w:val="24"/>
        </w:rPr>
        <w:tab/>
      </w:r>
      <w:r>
        <w:rPr>
          <w:color w:val="000000"/>
          <w:kern w:val="0"/>
          <w:sz w:val="24"/>
        </w:rPr>
        <w:t>11</w:t>
      </w:r>
      <w:r>
        <w:rPr>
          <w:color w:val="000000"/>
          <w:kern w:val="0"/>
          <w:sz w:val="24"/>
        </w:rPr>
        <w:tab/>
      </w:r>
      <w:r>
        <w:rPr>
          <w:rFonts w:ascii="宋体" w:cs="宋体" w:hAnsi="宋体"/>
          <w:color w:val="000000"/>
          <w:kern w:val="0"/>
          <w:sz w:val="24"/>
        </w:rPr>
        <w:t>”。 对 应 的 十 进 制</w:t>
      </w:r>
      <w:r>
        <w:rPr>
          <w:rFonts w:ascii="宋体" w:cs="宋体" w:hAnsi="宋体"/>
          <w:color w:val="000000"/>
          <w:kern w:val="0"/>
          <w:sz w:val="24"/>
        </w:rPr>
        <w:tab/>
      </w:r>
      <w:r>
        <w:rPr>
          <w:color w:val="000000"/>
          <w:kern w:val="0"/>
          <w:sz w:val="24"/>
        </w:rPr>
        <w:t>IP</w:t>
      </w:r>
      <w:r>
        <w:rPr>
          <w:color w:val="000000"/>
          <w:kern w:val="0"/>
          <w:sz w:val="24"/>
        </w:rPr>
        <w:tab/>
      </w:r>
      <w:r>
        <w:rPr>
          <w:rFonts w:ascii="宋体" w:cs="宋体" w:hAnsi="宋体"/>
          <w:color w:val="000000"/>
          <w:kern w:val="0"/>
          <w:sz w:val="24"/>
        </w:rPr>
        <w:t>地 址 范 围 为</w:t>
      </w:r>
      <w:r>
        <w:rPr>
          <w:color w:val="000000"/>
          <w:kern w:val="0"/>
          <w:sz w:val="24"/>
        </w:rPr>
        <w:t>192.9.200.193~192.9.200.254</w:t>
      </w:r>
      <w:r>
        <w:rPr>
          <w:rFonts w:ascii="宋体" w:cs="宋体" w:hAnsi="宋体"/>
          <w:color w:val="000000"/>
          <w:kern w:val="0"/>
          <w:sz w:val="24"/>
        </w:rPr>
        <w:t>。对应这个子网的</w:t>
      </w:r>
      <w:del w:id="326" w:author="刘远航" w:date="2025-03-22T17:52:00Z">
        <w:r w:rsidDel="97D3F974">
          <w:rPr>
            <w:rFonts w:ascii="宋体" w:cs="宋体" w:hAnsi="宋体"/>
            <w:color w:val="000000"/>
            <w:kern w:val="0"/>
            <w:sz w:val="24"/>
          </w:rPr>
          <w:delText>子网掩码（</w:delText>
        </w:r>
      </w:del>
      <w:del w:id="327" w:author="刘远航" w:date="2025-03-22T17:52:00Z">
        <w:r w:rsidDel="6CEDBF9F">
          <w:rPr>
            <w:rFonts w:ascii="宋体" w:cs="宋体" w:hAnsi="宋体"/>
            <w:color w:val="000000"/>
            <w:kern w:val="0"/>
            <w:sz w:val="24"/>
          </w:rPr>
          <w:delText>或</w:delText>
        </w:r>
      </w:del>
      <w:r>
        <w:rPr>
          <w:rFonts w:ascii="宋体" w:cs="宋体" w:hAnsi="宋体"/>
          <w:color w:val="000000"/>
          <w:kern w:val="0"/>
          <w:sz w:val="24"/>
        </w:rPr>
        <w:t>网络地址</w:t>
      </w:r>
      <w:del w:id="328" w:author="刘远航" w:date="2025-03-22T17:52:00Z">
        <w:r w:rsidDel="F432E9B3">
          <w:rPr>
            <w:rFonts w:ascii="宋体" w:cs="宋体" w:hAnsi="宋体"/>
            <w:color w:val="000000"/>
            <w:kern w:val="0"/>
            <w:sz w:val="24"/>
          </w:rPr>
          <w:delText>）</w:delText>
        </w:r>
      </w:del>
      <w:r>
        <w:rPr>
          <w:rFonts w:ascii="宋体" w:cs="宋体" w:hAnsi="宋体"/>
          <w:color w:val="000000"/>
          <w:kern w:val="0"/>
          <w:sz w:val="24"/>
        </w:rPr>
        <w:t>为</w:t>
      </w:r>
      <w:r>
        <w:rPr>
          <w:color w:val="000000"/>
          <w:kern w:val="0"/>
          <w:sz w:val="24"/>
        </w:rPr>
        <w:t>11000000 00001001 11001000 11000000</w:t>
      </w:r>
      <w:r>
        <w:rPr>
          <w:rFonts w:ascii="宋体" w:cs="宋体" w:hAnsi="宋体"/>
          <w:color w:val="000000"/>
          <w:kern w:val="0"/>
          <w:sz w:val="24"/>
        </w:rPr>
        <w:t xml:space="preserve">，为 </w:t>
      </w:r>
      <w:r>
        <w:rPr>
          <w:color w:val="000000"/>
          <w:kern w:val="0"/>
          <w:sz w:val="24"/>
        </w:rPr>
        <w:t>192.9.200.192</w:t>
      </w:r>
    </w:p>
    <w:sectPr>
      <w:headerReference w:type="default" r:id="rId10"/>
      <w:footerReference w:type="default" r:id="rId11"/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comment w:id="1" w:author="宁泰来" w:date="2025-03-19T13:52:00Z" w:initials="">
    <w:p w14:paraId="399C4677">
      <w:pPr>
        <w:pStyle w:val="style30"/>
        <w:rPr>
          <w:rFonts w:hint="default"/>
        </w:rPr>
      </w:pPr>
      <w:bookmarkStart w:id="0" w:name="_T1735741082_1682781560"/>
      <w:r>
        <w:rPr>
          <w:rFonts w:hint="default"/>
        </w:rPr>
        <w:t>124</w:t>
      </w:r>
    </w:p>
    <w:p w14:paraId="13D7C99C">
      <w:pPr>
        <w:pStyle w:val="style30"/>
        <w:rPr>
          <w:rFonts w:hint="default"/>
        </w:rPr>
      </w:pPr>
      <w:r>
        <w:rPr>
          <w:rFonts w:hint="default"/>
        </w:rPr>
        <w:t>112</w:t>
      </w:r>
    </w:p>
    <w:bookmarkEnd w:id="0"/>
  </w:comment>
  <w:comment w:id="2" w:author="宁泰来" w:date="2025-03-19T14:40:00Z" w:initials="">
    <w:p w14:paraId="446AF977">
      <w:pPr>
        <w:pStyle w:val="style30"/>
        <w:rPr>
          <w:rFonts w:eastAsia="宋体" w:hint="eastAsia"/>
        </w:rPr>
      </w:pPr>
      <w:bookmarkStart w:id="1" w:name="_T662002116_1682781560"/>
      <w:r>
        <w:rPr>
          <w:rFonts w:hint="eastAsia"/>
        </w:rPr>
        <w:t>34,24,32,35</w:t>
      </w:r>
    </w:p>
    <w:bookmarkEnd w:id="1"/>
  </w:comment>
  <w:comment w:id="3" w:author="刘远航" w:date="2025-03-22T17:55:00Z" w:initials="">
    <w:p w14:paraId="1C151B6F">
      <w:pPr>
        <w:pStyle w:val="style30"/>
        <w:rPr>
          <w:rFonts w:eastAsia="宋体" w:hint="eastAsia"/>
        </w:rPr>
      </w:pPr>
      <w:bookmarkStart w:id="2" w:name="_T1736014867_1683546787"/>
      <w:r>
        <w:rPr>
          <w:rFonts w:hint="eastAsia"/>
        </w:rPr>
        <w:t>这四点里面貌似全部把子网掩码和网络地址混为一谈，已删除</w:t>
      </w:r>
    </w:p>
    <w:bookmarkEnd w:id="2"/>
  </w:comment>
</w:comments>
</file>

<file path=word/commentsExtended.xml><?xml version="1.0" encoding="utf-8"?>
<w15:commentsEx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w15="http://schemas.microsoft.com/office/word/2012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ne="http://schemas.microsoft.com/office/word/2006/wordml" mc:Ignorable="w15 w14 wp14">
  <w15:commentEx w15:paraId="13D7C99C"/>
  <w15:commentEx w15:paraId="446AF977"/>
  <w15:commentEx w15:paraId="1C151B6F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altName w:val="汉仪书宋二KW"/>
    <w:panose1 w:val="000206000400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altName w:val="Kingsoft Confetti"/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汉仪中黑KW">
    <w:altName w:val="汉仪中黑KW"/>
    <w:panose1 w:val="00020600040001010101"/>
    <w:charset w:val="86"/>
    <w:family w:val="auto"/>
    <w:pitch w:val="default"/>
    <w:sig w:usb0="A00002BF" w:usb1="18EF7CFA" w:usb2="00000016" w:usb3="00000000" w:csb0="00040000" w:csb1="00000000"/>
  </w:font>
  <w:font w:name="Courier New">
    <w:altName w:val="Courier New"/>
    <w:panose1 w:val="02070309020002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Kingsoft Sign">
    <w:altName w:val="Kingsoft Sign"/>
    <w:panose1 w:val="05050102010007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002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 55S">
    <w:altName w:val="汉仪旗黑KW 55S"/>
    <w:panose1 w:val="00020600040001010101"/>
    <w:charset w:val="86"/>
    <w:family w:val="auto"/>
    <w:pitch w:val="default"/>
    <w:sig w:usb0="A00002BF" w:usb1="3ACF7CFA" w:usb2="00000016" w:usb3="00000000" w:csb0="0004009F" w:csb1="DFD70000"/>
  </w:font>
  <w:font w:name="华文中宋">
    <w:altName w:val="华文中宋"/>
    <w:panose1 w:val="02010600040001010101"/>
    <w:charset w:val="86"/>
    <w:family w:val="auto"/>
    <w:pitch w:val="default"/>
    <w:sig w:usb0="00000287" w:usb1="080F0000" w:usb2="00000000" w:usb3="00000000" w:csb0="0004009F" w:csb1="DFD7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7CC0F587"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ED39D89">
    <w:pPr>
      <w:pStyle w:val="style31"/>
      <w:rPr/>
    </w:pPr>
  </w:p>
  <w:p w14:paraId="774F83EE"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ECB77C1"/>
    <w:lvl w:ilvl="0">
      <w:start w:val="1"/>
      <w:numFmt w:val="decimal"/>
      <w:lvlText w:val="%1）"/>
      <w:lvlJc w:val="left"/>
      <w:pPr>
        <w:ind w:left="2040" w:hanging="360"/>
      </w:pPr>
      <w:rPr>
        <w:rFonts w:ascii="Times New Roman" w:cs="Times New Roman" w:hAnsi="Times New Roman" w:hint="default"/>
      </w:rPr>
    </w:lvl>
    <w:lvl w:ilvl="1">
      <w:start w:val="1"/>
      <w:numFmt w:val="lowerLetter"/>
      <w:lvlText w:val="%2)"/>
      <w:lvlJc w:val="left"/>
      <w:pPr>
        <w:ind w:left="2520" w:hanging="420"/>
      </w:pPr>
    </w:lvl>
    <w:lvl w:ilvl="2">
      <w:start w:val="1"/>
      <w:numFmt w:val="lowerRoman"/>
      <w:lvlText w:val="%3."/>
      <w:lvlJc w:val="right"/>
      <w:pPr>
        <w:ind w:left="2940" w:hanging="420"/>
      </w:pPr>
    </w:lvl>
    <w:lvl w:ilvl="3">
      <w:start w:val="1"/>
      <w:numFmt w:val="decimal"/>
      <w:lvlText w:val="%4."/>
      <w:lvlJc w:val="left"/>
      <w:pPr>
        <w:ind w:left="3360" w:hanging="420"/>
      </w:pPr>
    </w:lvl>
    <w:lvl w:ilvl="4">
      <w:start w:val="1"/>
      <w:numFmt w:val="lowerLetter"/>
      <w:lvlText w:val="%5)"/>
      <w:lvlJc w:val="left"/>
      <w:pPr>
        <w:ind w:left="3780" w:hanging="420"/>
      </w:pPr>
    </w:lvl>
    <w:lvl w:ilvl="5">
      <w:start w:val="1"/>
      <w:numFmt w:val="lowerRoman"/>
      <w:lvlText w:val="%6."/>
      <w:lvlJc w:val="right"/>
      <w:pPr>
        <w:ind w:left="4200" w:hanging="420"/>
      </w:pPr>
    </w:lvl>
    <w:lvl w:ilvl="6">
      <w:start w:val="1"/>
      <w:numFmt w:val="decimal"/>
      <w:lvlText w:val="%7."/>
      <w:lvlJc w:val="left"/>
      <w:pPr>
        <w:ind w:left="4620" w:hanging="420"/>
      </w:pPr>
    </w:lvl>
    <w:lvl w:ilvl="7">
      <w:start w:val="1"/>
      <w:numFmt w:val="lowerLetter"/>
      <w:lvlText w:val="%8)"/>
      <w:lvlJc w:val="left"/>
      <w:pPr>
        <w:ind w:left="5040" w:hanging="420"/>
      </w:pPr>
    </w:lvl>
    <w:lvl w:ilvl="8">
      <w:start w:val="1"/>
      <w:numFmt w:val="lowerRoman"/>
      <w:lvlText w:val="%9."/>
      <w:lvlJc w:val="right"/>
      <w:pPr>
        <w:ind w:left="5460" w:hanging="420"/>
      </w:pPr>
    </w:lvl>
  </w:abstractNum>
  <w:abstractNum w:abstractNumId="1">
    <w:nsid w:val="00000001"/>
    <w:multiLevelType w:val="multilevel"/>
    <w:tmpl w:val="26DD3038"/>
    <w:lvl w:ilvl="0">
      <w:start w:val="1"/>
      <w:numFmt w:val="decimal"/>
      <w:lvlText w:val="%1）"/>
      <w:lvlJc w:val="left"/>
      <w:pPr>
        <w:ind w:left="20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520" w:hanging="420"/>
      </w:pPr>
    </w:lvl>
    <w:lvl w:ilvl="2">
      <w:start w:val="1"/>
      <w:numFmt w:val="lowerRoman"/>
      <w:lvlText w:val="%3."/>
      <w:lvlJc w:val="right"/>
      <w:pPr>
        <w:ind w:left="2940" w:hanging="420"/>
      </w:pPr>
    </w:lvl>
    <w:lvl w:ilvl="3">
      <w:start w:val="1"/>
      <w:numFmt w:val="decimal"/>
      <w:lvlText w:val="%4."/>
      <w:lvlJc w:val="left"/>
      <w:pPr>
        <w:ind w:left="3360" w:hanging="420"/>
      </w:pPr>
    </w:lvl>
    <w:lvl w:ilvl="4">
      <w:start w:val="1"/>
      <w:numFmt w:val="lowerLetter"/>
      <w:lvlText w:val="%5)"/>
      <w:lvlJc w:val="left"/>
      <w:pPr>
        <w:ind w:left="3780" w:hanging="420"/>
      </w:pPr>
    </w:lvl>
    <w:lvl w:ilvl="5">
      <w:start w:val="1"/>
      <w:numFmt w:val="lowerRoman"/>
      <w:lvlText w:val="%6."/>
      <w:lvlJc w:val="right"/>
      <w:pPr>
        <w:ind w:left="4200" w:hanging="420"/>
      </w:pPr>
    </w:lvl>
    <w:lvl w:ilvl="6">
      <w:start w:val="1"/>
      <w:numFmt w:val="decimal"/>
      <w:lvlText w:val="%7."/>
      <w:lvlJc w:val="left"/>
      <w:pPr>
        <w:ind w:left="4620" w:hanging="420"/>
      </w:pPr>
    </w:lvl>
    <w:lvl w:ilvl="7">
      <w:start w:val="1"/>
      <w:numFmt w:val="lowerLetter"/>
      <w:lvlText w:val="%8)"/>
      <w:lvlJc w:val="left"/>
      <w:pPr>
        <w:ind w:left="5040" w:hanging="420"/>
      </w:pPr>
    </w:lvl>
    <w:lvl w:ilvl="8">
      <w:start w:val="1"/>
      <w:numFmt w:val="lowerRoman"/>
      <w:lvlText w:val="%9."/>
      <w:lvlJc w:val="right"/>
      <w:pPr>
        <w:ind w:left="5460" w:hanging="420"/>
      </w:pPr>
    </w:lvl>
  </w:abstractNum>
  <w:abstractNum w:abstractNumId="2">
    <w:nsid w:val="00000002"/>
    <w:multiLevelType w:val="multilevel"/>
    <w:tmpl w:val="27C55E62"/>
    <w:lvl w:ilvl="0">
      <w:start w:val="1"/>
      <w:numFmt w:val="decimal"/>
      <w:lvlText w:val="%1）"/>
      <w:lvlJc w:val="left"/>
      <w:pPr>
        <w:ind w:left="2040" w:hanging="360"/>
      </w:pPr>
      <w:rPr>
        <w:rFonts w:ascii="Times New Roman" w:cs="Times New Roman" w:hAnsi="Times New Roman" w:hint="default"/>
      </w:rPr>
    </w:lvl>
    <w:lvl w:ilvl="1">
      <w:start w:val="1"/>
      <w:numFmt w:val="lowerLetter"/>
      <w:lvlText w:val="%2)"/>
      <w:lvlJc w:val="left"/>
      <w:pPr>
        <w:ind w:left="2520" w:hanging="420"/>
      </w:pPr>
    </w:lvl>
    <w:lvl w:ilvl="2">
      <w:start w:val="1"/>
      <w:numFmt w:val="lowerRoman"/>
      <w:lvlText w:val="%3."/>
      <w:lvlJc w:val="right"/>
      <w:pPr>
        <w:ind w:left="2940" w:hanging="420"/>
      </w:pPr>
    </w:lvl>
    <w:lvl w:ilvl="3">
      <w:start w:val="1"/>
      <w:numFmt w:val="decimal"/>
      <w:lvlText w:val="%4."/>
      <w:lvlJc w:val="left"/>
      <w:pPr>
        <w:ind w:left="3360" w:hanging="420"/>
      </w:pPr>
    </w:lvl>
    <w:lvl w:ilvl="4">
      <w:start w:val="1"/>
      <w:numFmt w:val="lowerLetter"/>
      <w:lvlText w:val="%5)"/>
      <w:lvlJc w:val="left"/>
      <w:pPr>
        <w:ind w:left="3780" w:hanging="420"/>
      </w:pPr>
    </w:lvl>
    <w:lvl w:ilvl="5">
      <w:start w:val="1"/>
      <w:numFmt w:val="lowerRoman"/>
      <w:lvlText w:val="%6."/>
      <w:lvlJc w:val="right"/>
      <w:pPr>
        <w:ind w:left="4200" w:hanging="420"/>
      </w:pPr>
    </w:lvl>
    <w:lvl w:ilvl="6">
      <w:start w:val="1"/>
      <w:numFmt w:val="decimal"/>
      <w:lvlText w:val="%7."/>
      <w:lvlJc w:val="left"/>
      <w:pPr>
        <w:ind w:left="4620" w:hanging="420"/>
      </w:pPr>
    </w:lvl>
    <w:lvl w:ilvl="7">
      <w:start w:val="1"/>
      <w:numFmt w:val="lowerLetter"/>
      <w:lvlText w:val="%8)"/>
      <w:lvlJc w:val="left"/>
      <w:pPr>
        <w:ind w:left="5040" w:hanging="420"/>
      </w:pPr>
    </w:lvl>
    <w:lvl w:ilvl="8">
      <w:start w:val="1"/>
      <w:numFmt w:val="lowerRoman"/>
      <w:lvlText w:val="%9."/>
      <w:lvlJc w:val="right"/>
      <w:pPr>
        <w:ind w:left="5460" w:hanging="420"/>
      </w:pPr>
    </w:lvl>
  </w:abstractNum>
  <w:abstractNum w:abstractNumId="3">
    <w:nsid w:val="00000003"/>
    <w:multiLevelType w:val="multilevel"/>
    <w:tmpl w:val="4F2A4745"/>
    <w:lvl w:ilvl="0">
      <w:start w:val="1"/>
      <w:numFmt w:val="decimal"/>
      <w:lvlText w:val="%1）"/>
      <w:lvlJc w:val="left"/>
      <w:pPr>
        <w:ind w:left="2040" w:hanging="360"/>
      </w:pPr>
      <w:rPr>
        <w:rFonts w:ascii="Times New Roman" w:cs="Times New Roman" w:hAnsi="Times New Roman" w:hint="default"/>
      </w:rPr>
    </w:lvl>
    <w:lvl w:ilvl="1">
      <w:start w:val="1"/>
      <w:numFmt w:val="lowerLetter"/>
      <w:lvlText w:val="%2)"/>
      <w:lvlJc w:val="left"/>
      <w:pPr>
        <w:ind w:left="2520" w:hanging="420"/>
      </w:pPr>
    </w:lvl>
    <w:lvl w:ilvl="2">
      <w:start w:val="1"/>
      <w:numFmt w:val="lowerRoman"/>
      <w:lvlText w:val="%3."/>
      <w:lvlJc w:val="right"/>
      <w:pPr>
        <w:ind w:left="2940" w:hanging="420"/>
      </w:pPr>
    </w:lvl>
    <w:lvl w:ilvl="3">
      <w:start w:val="1"/>
      <w:numFmt w:val="decimal"/>
      <w:lvlText w:val="%4."/>
      <w:lvlJc w:val="left"/>
      <w:pPr>
        <w:ind w:left="3360" w:hanging="420"/>
      </w:pPr>
    </w:lvl>
    <w:lvl w:ilvl="4">
      <w:start w:val="1"/>
      <w:numFmt w:val="lowerLetter"/>
      <w:lvlText w:val="%5)"/>
      <w:lvlJc w:val="left"/>
      <w:pPr>
        <w:ind w:left="3780" w:hanging="420"/>
      </w:pPr>
    </w:lvl>
    <w:lvl w:ilvl="5">
      <w:start w:val="1"/>
      <w:numFmt w:val="lowerRoman"/>
      <w:lvlText w:val="%6."/>
      <w:lvlJc w:val="right"/>
      <w:pPr>
        <w:ind w:left="4200" w:hanging="420"/>
      </w:pPr>
    </w:lvl>
    <w:lvl w:ilvl="6">
      <w:start w:val="1"/>
      <w:numFmt w:val="decimal"/>
      <w:lvlText w:val="%7."/>
      <w:lvlJc w:val="left"/>
      <w:pPr>
        <w:ind w:left="4620" w:hanging="420"/>
      </w:pPr>
    </w:lvl>
    <w:lvl w:ilvl="7">
      <w:start w:val="1"/>
      <w:numFmt w:val="lowerLetter"/>
      <w:lvlText w:val="%8)"/>
      <w:lvlJc w:val="left"/>
      <w:pPr>
        <w:ind w:left="5040" w:hanging="420"/>
      </w:pPr>
    </w:lvl>
    <w:lvl w:ilvl="8">
      <w:start w:val="1"/>
      <w:numFmt w:val="lowerRoman"/>
      <w:lvlText w:val="%9."/>
      <w:lvlJc w:val="right"/>
      <w:pPr>
        <w:ind w:left="5460" w:hanging="420"/>
      </w:pPr>
    </w:lvl>
  </w:abstractNum>
  <w:abstractNum w:abstractNumId="4">
    <w:nsid w:val="00000004"/>
    <w:multiLevelType w:val="multilevel"/>
    <w:tmpl w:val="51916C78"/>
    <w:lvl w:ilvl="0">
      <w:start w:val="1"/>
      <w:numFmt w:val="decimal"/>
      <w:lvlText w:val="%1）"/>
      <w:lvlJc w:val="left"/>
      <w:pPr>
        <w:ind w:left="2040" w:hanging="360"/>
      </w:pPr>
      <w:rPr>
        <w:rFonts w:ascii="Times New Roman" w:cs="Times New Roman" w:hAnsi="Times New Roman" w:hint="default"/>
      </w:rPr>
    </w:lvl>
    <w:lvl w:ilvl="1">
      <w:start w:val="1"/>
      <w:numFmt w:val="lowerLetter"/>
      <w:lvlText w:val="%2)"/>
      <w:lvlJc w:val="left"/>
      <w:pPr>
        <w:ind w:left="2520" w:hanging="420"/>
      </w:pPr>
    </w:lvl>
    <w:lvl w:ilvl="2">
      <w:start w:val="1"/>
      <w:numFmt w:val="lowerRoman"/>
      <w:lvlText w:val="%3."/>
      <w:lvlJc w:val="right"/>
      <w:pPr>
        <w:ind w:left="2940" w:hanging="420"/>
      </w:pPr>
    </w:lvl>
    <w:lvl w:ilvl="3">
      <w:start w:val="1"/>
      <w:numFmt w:val="decimal"/>
      <w:lvlText w:val="%4."/>
      <w:lvlJc w:val="left"/>
      <w:pPr>
        <w:ind w:left="3360" w:hanging="420"/>
      </w:pPr>
    </w:lvl>
    <w:lvl w:ilvl="4">
      <w:start w:val="1"/>
      <w:numFmt w:val="lowerLetter"/>
      <w:lvlText w:val="%5)"/>
      <w:lvlJc w:val="left"/>
      <w:pPr>
        <w:ind w:left="3780" w:hanging="420"/>
      </w:pPr>
    </w:lvl>
    <w:lvl w:ilvl="5">
      <w:start w:val="1"/>
      <w:numFmt w:val="lowerRoman"/>
      <w:lvlText w:val="%6."/>
      <w:lvlJc w:val="right"/>
      <w:pPr>
        <w:ind w:left="4200" w:hanging="420"/>
      </w:pPr>
    </w:lvl>
    <w:lvl w:ilvl="6">
      <w:start w:val="1"/>
      <w:numFmt w:val="decimal"/>
      <w:lvlText w:val="%7."/>
      <w:lvlJc w:val="left"/>
      <w:pPr>
        <w:ind w:left="4620" w:hanging="420"/>
      </w:pPr>
    </w:lvl>
    <w:lvl w:ilvl="7">
      <w:start w:val="1"/>
      <w:numFmt w:val="lowerLetter"/>
      <w:lvlText w:val="%8)"/>
      <w:lvlJc w:val="left"/>
      <w:pPr>
        <w:ind w:left="5040" w:hanging="420"/>
      </w:pPr>
    </w:lvl>
    <w:lvl w:ilvl="8">
      <w:start w:val="1"/>
      <w:numFmt w:val="lowerRoman"/>
      <w:lvlText w:val="%9."/>
      <w:lvlJc w:val="right"/>
      <w:pPr>
        <w:ind w:left="5460" w:hanging="420"/>
      </w:pPr>
    </w:lvl>
  </w:abstractNum>
  <w:abstractNum w:abstractNumId="5">
    <w:nsid w:val="00000005"/>
    <w:multiLevelType w:val="multilevel"/>
    <w:tmpl w:val="67447076"/>
    <w:lvl w:ilvl="0">
      <w:start w:val="1"/>
      <w:numFmt w:val="decimal"/>
      <w:lvlText w:val="%1）"/>
      <w:lvlJc w:val="left"/>
      <w:pPr>
        <w:ind w:left="2041" w:hanging="360"/>
      </w:pPr>
      <w:rPr>
        <w:rFonts w:ascii="Times New Roman" w:cs="Times New Roman" w:hAnsi="Times New Roman" w:hint="default"/>
      </w:rPr>
    </w:lvl>
    <w:lvl w:ilvl="1">
      <w:start w:val="1"/>
      <w:numFmt w:val="lowerLetter"/>
      <w:lvlText w:val="%2)"/>
      <w:lvlJc w:val="left"/>
      <w:pPr>
        <w:ind w:left="2521" w:hanging="420"/>
      </w:pPr>
    </w:lvl>
    <w:lvl w:ilvl="2">
      <w:start w:val="1"/>
      <w:numFmt w:val="lowerRoman"/>
      <w:lvlText w:val="%3."/>
      <w:lvlJc w:val="right"/>
      <w:pPr>
        <w:ind w:left="2941" w:hanging="420"/>
      </w:pPr>
    </w:lvl>
    <w:lvl w:ilvl="3">
      <w:start w:val="1"/>
      <w:numFmt w:val="decimal"/>
      <w:lvlText w:val="%4."/>
      <w:lvlJc w:val="left"/>
      <w:pPr>
        <w:ind w:left="3361" w:hanging="420"/>
      </w:pPr>
    </w:lvl>
    <w:lvl w:ilvl="4">
      <w:start w:val="1"/>
      <w:numFmt w:val="lowerLetter"/>
      <w:lvlText w:val="%5)"/>
      <w:lvlJc w:val="left"/>
      <w:pPr>
        <w:ind w:left="3781" w:hanging="420"/>
      </w:pPr>
    </w:lvl>
    <w:lvl w:ilvl="5">
      <w:start w:val="1"/>
      <w:numFmt w:val="lowerRoman"/>
      <w:lvlText w:val="%6."/>
      <w:lvlJc w:val="right"/>
      <w:pPr>
        <w:ind w:left="4201" w:hanging="420"/>
      </w:pPr>
    </w:lvl>
    <w:lvl w:ilvl="6">
      <w:start w:val="1"/>
      <w:numFmt w:val="decimal"/>
      <w:lvlText w:val="%7."/>
      <w:lvlJc w:val="left"/>
      <w:pPr>
        <w:ind w:left="4621" w:hanging="420"/>
      </w:pPr>
    </w:lvl>
    <w:lvl w:ilvl="7">
      <w:start w:val="1"/>
      <w:numFmt w:val="lowerLetter"/>
      <w:lvlText w:val="%8)"/>
      <w:lvlJc w:val="left"/>
      <w:pPr>
        <w:ind w:left="5041" w:hanging="420"/>
      </w:pPr>
    </w:lvl>
    <w:lvl w:ilvl="8">
      <w:start w:val="1"/>
      <w:numFmt w:val="lowerRoman"/>
      <w:lvlText w:val="%9."/>
      <w:lvlJc w:val="right"/>
      <w:pPr>
        <w:ind w:left="5461" w:hanging="420"/>
      </w:pPr>
    </w:lvl>
  </w:abstractNum>
  <w:abstractNum w:abstractNumId="6">
    <w:nsid w:val="00000006"/>
    <w:multiLevelType w:val="multilevel"/>
    <w:tmpl w:val="68914D30"/>
    <w:lvl w:ilvl="0">
      <w:start w:val="1"/>
      <w:numFmt w:val="decimal"/>
      <w:lvlText w:val="%1）"/>
      <w:lvlJc w:val="left"/>
      <w:pPr>
        <w:ind w:left="20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520" w:hanging="420"/>
      </w:pPr>
    </w:lvl>
    <w:lvl w:ilvl="2">
      <w:start w:val="1"/>
      <w:numFmt w:val="lowerRoman"/>
      <w:lvlText w:val="%3."/>
      <w:lvlJc w:val="right"/>
      <w:pPr>
        <w:ind w:left="2940" w:hanging="420"/>
      </w:pPr>
    </w:lvl>
    <w:lvl w:ilvl="3">
      <w:start w:val="1"/>
      <w:numFmt w:val="decimal"/>
      <w:lvlText w:val="%4."/>
      <w:lvlJc w:val="left"/>
      <w:pPr>
        <w:ind w:left="3360" w:hanging="420"/>
      </w:pPr>
    </w:lvl>
    <w:lvl w:ilvl="4">
      <w:start w:val="1"/>
      <w:numFmt w:val="lowerLetter"/>
      <w:lvlText w:val="%5)"/>
      <w:lvlJc w:val="left"/>
      <w:pPr>
        <w:ind w:left="3780" w:hanging="420"/>
      </w:pPr>
    </w:lvl>
    <w:lvl w:ilvl="5">
      <w:start w:val="1"/>
      <w:numFmt w:val="lowerRoman"/>
      <w:lvlText w:val="%6."/>
      <w:lvlJc w:val="right"/>
      <w:pPr>
        <w:ind w:left="4200" w:hanging="420"/>
      </w:pPr>
    </w:lvl>
    <w:lvl w:ilvl="6">
      <w:start w:val="1"/>
      <w:numFmt w:val="decimal"/>
      <w:lvlText w:val="%7."/>
      <w:lvlJc w:val="left"/>
      <w:pPr>
        <w:ind w:left="4620" w:hanging="420"/>
      </w:pPr>
    </w:lvl>
    <w:lvl w:ilvl="7">
      <w:start w:val="1"/>
      <w:numFmt w:val="lowerLetter"/>
      <w:lvlText w:val="%8)"/>
      <w:lvlJc w:val="left"/>
      <w:pPr>
        <w:ind w:left="5040" w:hanging="420"/>
      </w:pPr>
    </w:lvl>
    <w:lvl w:ilvl="8">
      <w:start w:val="1"/>
      <w:numFmt w:val="lowerRoman"/>
      <w:lvlText w:val="%9."/>
      <w:lvlJc w:val="right"/>
      <w:pPr>
        <w:ind w:left="5460" w:hanging="42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Times New Roman" w:cs="Times New Roman" w:eastAsia="宋体" w:hAnsi="Times New Roman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0">
    <w:name w:val="annotation text"/>
    <w:basedOn w:val="style0"/>
    <w:next w:val="style30"/>
    <w:uiPriority w:val="99"/>
    <w:pPr>
      <w:jc w:val="left"/>
    </w:pPr>
    <w:rPr/>
  </w:style>
  <w:style w:type="paragraph" w:styleId="style153">
    <w:name w:val="Balloon Text"/>
    <w:basedOn w:val="style0"/>
    <w:next w:val="style153"/>
    <w:link w:val="style4099"/>
    <w:qFormat/>
    <w:uiPriority w:val="99"/>
    <w:pPr/>
    <w:rPr>
      <w:sz w:val="18"/>
      <w:szCs w:val="18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paragraph" w:styleId="style31">
    <w:name w:val="header"/>
    <w:basedOn w:val="style0"/>
    <w:next w:val="style31"/>
    <w:link w:val="style4097"/>
    <w:qFormat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table" w:styleId="style154">
    <w:name w:val="Table Grid"/>
    <w:basedOn w:val="style105"/>
    <w:next w:val="style154"/>
    <w:uiPriority w:val="59"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7">
    <w:name w:val="页眉 字符"/>
    <w:basedOn w:val="style65"/>
    <w:next w:val="style4097"/>
    <w:link w:val="style31"/>
    <w:qFormat/>
    <w:uiPriority w:val="99"/>
    <w:rPr>
      <w:sz w:val="18"/>
      <w:szCs w:val="18"/>
    </w:rPr>
  </w:style>
  <w:style w:type="character" w:customStyle="1" w:styleId="style4098">
    <w:name w:val="页脚 字符"/>
    <w:basedOn w:val="style65"/>
    <w:next w:val="style4098"/>
    <w:link w:val="style32"/>
    <w:qFormat/>
    <w:uiPriority w:val="99"/>
    <w:rPr>
      <w:sz w:val="18"/>
      <w:szCs w:val="18"/>
    </w:rPr>
  </w:style>
  <w:style w:type="character" w:customStyle="1" w:styleId="style4099">
    <w:name w:val="批注框文本 字符"/>
    <w:basedOn w:val="style65"/>
    <w:next w:val="style4099"/>
    <w:link w:val="style153"/>
    <w:qFormat/>
    <w:uiPriority w:val="99"/>
    <w:rPr>
      <w:sz w:val="18"/>
      <w:szCs w:val="18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microsoft.com/office/2011/relationships/commentsExtended" Target="commentsExtended.xml"/><Relationship Id="rId3" Type="http://schemas.openxmlformats.org/officeDocument/2006/relationships/comments" Target="comments.xml"/><Relationship Id="rId4" Type="http://schemas.openxmlformats.org/officeDocument/2006/relationships/image" Target="media/image1.png"/><Relationship Id="rId9" Type="http://schemas.openxmlformats.org/officeDocument/2006/relationships/customXml" Target="ink/ink1.xml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03-19T18:35:06"/>
    </inkml:context>
    <inkml:brush xml:id="br0">
      <inkml:brushProperty name="width" value="0.0608541666666667" units="cm"/>
      <inkml:brushProperty name="height" value="0.121708333333333" units="cm"/>
      <inkml:brushProperty name="color" value="#ff0000"/>
      <inkml:brushProperty name="ignorePressure" value="0"/>
    </inkml:brush>
  </inkml:definitions>
  <inkml:trace contextRef="#ctx0" brushRef="#br0">0.000 0.000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8da3fa-ebdd-427b-8904-a37f00f28e6c}">
  <ds:schemaRefs>
    <ds:schemaRef ds:uri="http://www.wps.cn/android/officeDocument/2013/moffice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4699</Words>
  <Pages>19</Pages>
  <Characters>11593</Characters>
  <Application>WPS Office</Application>
  <DocSecurity>0</DocSecurity>
  <Paragraphs>426</Paragraphs>
  <ScaleCrop>false</ScaleCrop>
  <Company/>
  <LinksUpToDate>false</LinksUpToDate>
  <CharactersWithSpaces>12656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2013-06-04T06:30:00Z</dcterms:created>
  <dc:creator>Lenovo</dc:creator>
  <lastModifiedBy>LEM-AL00</lastModifiedBy>
  <lastPrinted>2013-06-08T02:53:00Z</lastPrinted>
  <dcterms:modified xsi:type="dcterms:W3CDTF">2025-11-29T07:57:10Z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2052-12.9.0.24013</vt:lpwstr>
  </property>
  <property fmtid="{D5CDD505-2E9C-101B-9397-08002B2CF9AE}" pid="3" name="ICV">
    <vt:lpwstr>d2e00c479aa9460784ab6b8a5c978cd6_23</vt:lpwstr>
  </property>
</Properties>
</file>